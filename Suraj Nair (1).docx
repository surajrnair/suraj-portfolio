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7568" w14:textId="77777777" w:rsidR="00C11E42" w:rsidRDefault="00000000">
      <w:pPr>
        <w:pStyle w:val="Body"/>
        <w:jc w:val="center"/>
        <w:rPr>
          <w:rFonts w:ascii="Garamond" w:eastAsia="Garamond" w:hAnsi="Garamond" w:cs="Garamond"/>
          <w:b/>
          <w:bCs/>
          <w:color w:val="0070C0"/>
          <w:sz w:val="44"/>
          <w:szCs w:val="44"/>
          <w:u w:color="0070C0"/>
        </w:rPr>
      </w:pPr>
      <w:r>
        <w:rPr>
          <w:rFonts w:ascii="Garamond" w:hAnsi="Garamond"/>
          <w:b/>
          <w:bCs/>
          <w:color w:val="0070C0"/>
          <w:sz w:val="44"/>
          <w:szCs w:val="44"/>
          <w:u w:color="0070C0"/>
        </w:rPr>
        <w:t>Suraj Radhakrishnan Nair</w:t>
      </w:r>
    </w:p>
    <w:p w14:paraId="5171D9B1" w14:textId="30BB4B57" w:rsidR="00C11E42" w:rsidRDefault="00000000">
      <w:pPr>
        <w:pStyle w:val="Body"/>
        <w:jc w:val="center"/>
        <w:rPr>
          <w:rFonts w:ascii="Garamond" w:eastAsia="Garamond" w:hAnsi="Garamond" w:cs="Garamond"/>
          <w:color w:val="0070C0"/>
          <w:sz w:val="22"/>
          <w:szCs w:val="22"/>
          <w:u w:color="0070C0"/>
        </w:rPr>
      </w:pPr>
      <w:r>
        <w:rPr>
          <w:rFonts w:ascii="Garamond" w:hAnsi="Garamond"/>
          <w:sz w:val="22"/>
          <w:szCs w:val="22"/>
        </w:rPr>
        <w:t xml:space="preserve">Melbourne, VIC | 0434820093 </w:t>
      </w:r>
      <w:r w:rsidR="00243414">
        <w:rPr>
          <w:rFonts w:ascii="Garamond" w:hAnsi="Garamond"/>
          <w:sz w:val="22"/>
          <w:szCs w:val="22"/>
        </w:rPr>
        <w:t>|nairsuraj117@gmail.com.</w:t>
      </w:r>
      <w:r w:rsidR="00243414">
        <w:rPr>
          <w:rFonts w:ascii="Garamond" w:hAnsi="Garamond"/>
          <w:color w:val="0070C0"/>
          <w:sz w:val="22"/>
          <w:szCs w:val="22"/>
          <w:u w:color="0070C0"/>
        </w:rPr>
        <w:t xml:space="preserve"> |</w:t>
      </w:r>
      <w:r>
        <w:rPr>
          <w:rFonts w:ascii="Garamond" w:hAnsi="Garamond"/>
          <w:color w:val="0070C0"/>
          <w:sz w:val="22"/>
          <w:szCs w:val="22"/>
          <w:u w:color="0070C0"/>
        </w:rPr>
        <w:t xml:space="preserve"> </w:t>
      </w:r>
      <w:hyperlink r:id="rId7" w:history="1">
        <w:r w:rsidR="00C11E42">
          <w:rPr>
            <w:rStyle w:val="Hyperlink0"/>
            <w:lang w:val="nl-NL"/>
          </w:rPr>
          <w:t>LinkedIn</w:t>
        </w:r>
      </w:hyperlink>
    </w:p>
    <w:p w14:paraId="17B93D03" w14:textId="77777777" w:rsidR="00C11E42" w:rsidRDefault="00C11E42">
      <w:pPr>
        <w:pStyle w:val="Body"/>
        <w:jc w:val="center"/>
        <w:rPr>
          <w:rFonts w:ascii="Garamond" w:eastAsia="Garamond" w:hAnsi="Garamond" w:cs="Garamond"/>
          <w:b/>
          <w:bCs/>
          <w:sz w:val="28"/>
          <w:szCs w:val="28"/>
        </w:rPr>
      </w:pPr>
    </w:p>
    <w:p w14:paraId="38664A2C" w14:textId="77777777" w:rsidR="00C11E42" w:rsidRDefault="00000000">
      <w:pPr>
        <w:pStyle w:val="Body"/>
        <w:pBdr>
          <w:bottom w:val="single" w:sz="4" w:space="0" w:color="000000"/>
        </w:pBdr>
        <w:rPr>
          <w:rFonts w:ascii="Garamond" w:eastAsia="Garamond" w:hAnsi="Garamond" w:cs="Garamond"/>
          <w:b/>
          <w:bCs/>
          <w:color w:val="0070C0"/>
          <w:sz w:val="28"/>
          <w:szCs w:val="28"/>
          <w:u w:color="0070C0"/>
        </w:rPr>
      </w:pPr>
      <w:r>
        <w:rPr>
          <w:rFonts w:ascii="Garamond" w:hAnsi="Garamond"/>
          <w:b/>
          <w:bCs/>
          <w:color w:val="0070C0"/>
          <w:sz w:val="28"/>
          <w:szCs w:val="28"/>
          <w:u w:color="0070C0"/>
        </w:rPr>
        <w:t>DATA ANALYST HIGHLIGHTS</w:t>
      </w:r>
    </w:p>
    <w:p w14:paraId="473848A9" w14:textId="77777777" w:rsidR="00C11E42" w:rsidRDefault="00000000">
      <w:pPr>
        <w:pStyle w:val="Body"/>
        <w:rPr>
          <w:rFonts w:ascii="Garamond" w:eastAsia="Garamond" w:hAnsi="Garamond" w:cs="Garamond"/>
          <w:b/>
          <w:bCs/>
          <w:sz w:val="8"/>
          <w:szCs w:val="8"/>
        </w:rPr>
      </w:pPr>
      <w:r>
        <w:rPr>
          <w:rFonts w:ascii="Garamond" w:hAnsi="Garamond"/>
          <w:b/>
          <w:bCs/>
          <w:sz w:val="6"/>
          <w:szCs w:val="6"/>
        </w:rPr>
        <w:t xml:space="preserve">  </w:t>
      </w:r>
    </w:p>
    <w:p w14:paraId="55484A98" w14:textId="54C2A8D1" w:rsidR="00C11E42" w:rsidRDefault="00C0079E">
      <w:pPr>
        <w:pStyle w:val="Body"/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Data Analyst with 2 years of </w:t>
      </w:r>
      <w:del w:id="0" w:author="Deepti Dash" w:date="2026-02-16T16:18:00Z" w16du:dateUtc="2026-02-16T10:48:00Z">
        <w:r w:rsidDel="00CF2D3C">
          <w:rPr>
            <w:rFonts w:ascii="Garamond" w:hAnsi="Garamond"/>
            <w:sz w:val="22"/>
            <w:szCs w:val="22"/>
          </w:rPr>
          <w:delText xml:space="preserve">postgraduate academic </w:delText>
        </w:r>
      </w:del>
      <w:r>
        <w:rPr>
          <w:rFonts w:ascii="Garamond" w:hAnsi="Garamond"/>
          <w:sz w:val="22"/>
          <w:szCs w:val="22"/>
        </w:rPr>
        <w:t>experience delivering end to end data analysis including data cleaning, SQL querying, dashboard development</w:t>
      </w:r>
      <w:r w:rsidR="004F0A19">
        <w:rPr>
          <w:rFonts w:ascii="Garamond" w:hAnsi="Garamond"/>
          <w:sz w:val="22"/>
          <w:szCs w:val="22"/>
        </w:rPr>
        <w:t>, and predictive modelling across engineering, procurement, and EV infrastructure projects.</w:t>
      </w:r>
    </w:p>
    <w:p w14:paraId="516282D5" w14:textId="35E7D6DD" w:rsidR="00C11E42" w:rsidRDefault="00C11E42">
      <w:pPr>
        <w:pStyle w:val="Body"/>
        <w:rPr>
          <w:rFonts w:ascii="Garamond" w:eastAsia="Garamond" w:hAnsi="Garamond" w:cs="Garamond"/>
        </w:rPr>
      </w:pPr>
    </w:p>
    <w:p w14:paraId="29AE7B75" w14:textId="178D778F" w:rsidR="004F0A19" w:rsidRPr="004F0A19" w:rsidRDefault="004F0A19" w:rsidP="004F0A19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Build end to end data analysis projects on business and operational datasets using Python and SQL, </w:t>
      </w:r>
      <w:commentRangeStart w:id="1"/>
      <w:r>
        <w:rPr>
          <w:rFonts w:ascii="Garamond" w:hAnsi="Garamond"/>
          <w:sz w:val="22"/>
          <w:szCs w:val="22"/>
        </w:rPr>
        <w:t>analy</w:t>
      </w:r>
      <w:ins w:id="2" w:author="SURAJ RADHAKRISHNAN NAIR" w:date="2026-02-16T21:56:00Z" w16du:dateUtc="2026-02-16T10:56:00Z">
        <w:r w:rsidR="00A929BD">
          <w:rPr>
            <w:rFonts w:ascii="Garamond" w:hAnsi="Garamond"/>
            <w:sz w:val="22"/>
            <w:szCs w:val="22"/>
          </w:rPr>
          <w:t>s</w:t>
        </w:r>
      </w:ins>
      <w:del w:id="3" w:author="SURAJ RADHAKRISHNAN NAIR" w:date="2026-02-16T21:56:00Z" w16du:dateUtc="2026-02-16T10:56:00Z">
        <w:r w:rsidDel="00A929BD">
          <w:rPr>
            <w:rFonts w:ascii="Garamond" w:hAnsi="Garamond"/>
            <w:sz w:val="22"/>
            <w:szCs w:val="22"/>
          </w:rPr>
          <w:delText>z</w:delText>
        </w:r>
      </w:del>
      <w:r>
        <w:rPr>
          <w:rFonts w:ascii="Garamond" w:hAnsi="Garamond"/>
          <w:sz w:val="22"/>
          <w:szCs w:val="22"/>
        </w:rPr>
        <w:t xml:space="preserve">ing </w:t>
      </w:r>
      <w:commentRangeEnd w:id="1"/>
      <w:r w:rsidR="00CF2D3C" w:rsidRPr="004F0A19">
        <w:rPr>
          <w:rStyle w:val="CommentReference"/>
          <w:rFonts w:ascii="Garamond" w:hAnsi="Garamond"/>
          <w:sz w:val="22"/>
          <w:szCs w:val="22"/>
        </w:rPr>
        <w:commentReference w:id="1"/>
      </w:r>
      <w:r w:rsidRPr="004F0A19">
        <w:rPr>
          <w:rFonts w:ascii="Garamond" w:hAnsi="Garamond"/>
          <w:sz w:val="22"/>
          <w:szCs w:val="22"/>
        </w:rPr>
        <w:t>sales performance, customer behaviour, and EV charging infrastructure data to generate data-driven recommendations.</w:t>
      </w:r>
    </w:p>
    <w:p w14:paraId="3F4D48FB" w14:textId="192D1695" w:rsidR="00C11E42" w:rsidRDefault="007C686C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Design and built interactive dashboard in Power BI and Tableau by cleaning and modelling structured and business datasets, enabling clear KPI tracking and improving stakeholder decision-making visibility.</w:t>
      </w:r>
    </w:p>
    <w:p w14:paraId="12F5924A" w14:textId="43D48D04" w:rsidR="00C11E42" w:rsidRDefault="00000000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Completed capstone project</w:t>
      </w:r>
      <w:r w:rsidR="00CF1BEB">
        <w:rPr>
          <w:rFonts w:ascii="Garamond" w:hAnsi="Garamond"/>
          <w:sz w:val="22"/>
          <w:szCs w:val="22"/>
        </w:rPr>
        <w:t xml:space="preserve">s </w:t>
      </w:r>
      <w:r>
        <w:rPr>
          <w:rFonts w:ascii="Garamond" w:hAnsi="Garamond"/>
          <w:sz w:val="22"/>
          <w:szCs w:val="22"/>
        </w:rPr>
        <w:t xml:space="preserve">involving </w:t>
      </w:r>
      <w:r w:rsidRPr="005E4B15">
        <w:rPr>
          <w:rFonts w:ascii="Garamond" w:hAnsi="Garamond"/>
          <w:sz w:val="22"/>
          <w:szCs w:val="22"/>
        </w:rPr>
        <w:t>data cleaning, data wrangling, exploratory data analysis</w:t>
      </w:r>
      <w:r w:rsidR="00D331A6" w:rsidRPr="005E4B15">
        <w:rPr>
          <w:rFonts w:ascii="Garamond" w:hAnsi="Garamond"/>
          <w:sz w:val="22"/>
          <w:szCs w:val="22"/>
        </w:rPr>
        <w:t xml:space="preserve"> </w:t>
      </w:r>
      <w:r w:rsidRPr="005E4B15">
        <w:rPr>
          <w:rFonts w:ascii="Garamond" w:hAnsi="Garamond"/>
          <w:sz w:val="22"/>
          <w:szCs w:val="22"/>
        </w:rPr>
        <w:t xml:space="preserve">(EDA), feature </w:t>
      </w:r>
      <w:r w:rsidR="00D331A6" w:rsidRPr="005E4B15">
        <w:rPr>
          <w:rFonts w:ascii="Garamond" w:hAnsi="Garamond"/>
          <w:sz w:val="22"/>
          <w:szCs w:val="22"/>
        </w:rPr>
        <w:t>engineering, predictive</w:t>
      </w:r>
      <w:r w:rsidRPr="005E4B15">
        <w:rPr>
          <w:rFonts w:ascii="Garamond" w:hAnsi="Garamond"/>
          <w:sz w:val="22"/>
          <w:szCs w:val="22"/>
        </w:rPr>
        <w:t xml:space="preserve"> modelling, and KPI reporting,</w:t>
      </w:r>
      <w:r>
        <w:rPr>
          <w:rFonts w:ascii="Garamond" w:hAnsi="Garamond"/>
          <w:sz w:val="22"/>
          <w:szCs w:val="22"/>
        </w:rPr>
        <w:t xml:space="preserve"> simulating real business decision-making scenarios.</w:t>
      </w:r>
    </w:p>
    <w:p w14:paraId="17CD852D" w14:textId="77777777" w:rsidR="00C11E42" w:rsidRDefault="00C11E42">
      <w:pPr>
        <w:pStyle w:val="Body"/>
        <w:rPr>
          <w:rFonts w:ascii="Calibri" w:eastAsia="Calibri" w:hAnsi="Calibri" w:cs="Calibri"/>
          <w:sz w:val="20"/>
          <w:szCs w:val="20"/>
        </w:rPr>
      </w:pPr>
    </w:p>
    <w:p w14:paraId="427AC452" w14:textId="12A79ED7" w:rsidR="00C11E42" w:rsidRDefault="00000000">
      <w:pPr>
        <w:pStyle w:val="Body"/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/>
          <w:b/>
          <w:bCs/>
          <w:sz w:val="22"/>
          <w:szCs w:val="22"/>
        </w:rPr>
        <w:t xml:space="preserve">  TECHNICAL SKILLS: </w:t>
      </w:r>
      <w:r>
        <w:rPr>
          <w:rFonts w:ascii="Garamond" w:hAnsi="Garamond"/>
          <w:sz w:val="22"/>
          <w:szCs w:val="22"/>
        </w:rPr>
        <w:t>Power BI|Tableau|SQL|Python|Excel|Microsoft Azure</w:t>
      </w:r>
      <w:r w:rsidR="0025411F">
        <w:rPr>
          <w:rFonts w:ascii="Garamond" w:hAnsi="Garamond"/>
          <w:sz w:val="22"/>
          <w:szCs w:val="22"/>
        </w:rPr>
        <w:t>|Visual Studio Code</w:t>
      </w:r>
      <w:r w:rsidR="00BF0A49">
        <w:rPr>
          <w:rFonts w:ascii="Garamond" w:hAnsi="Garamond"/>
          <w:sz w:val="22"/>
          <w:szCs w:val="22"/>
        </w:rPr>
        <w:t>|Git|Pandas|NumPy</w:t>
      </w:r>
    </w:p>
    <w:p w14:paraId="7ACA67BC" w14:textId="77777777" w:rsidR="00C11E42" w:rsidRDefault="00C11E42">
      <w:pPr>
        <w:pStyle w:val="Body"/>
        <w:rPr>
          <w:rFonts w:ascii="Garamond" w:eastAsia="Garamond" w:hAnsi="Garamond" w:cs="Garamond"/>
        </w:rPr>
      </w:pPr>
    </w:p>
    <w:p w14:paraId="41FA915B" w14:textId="77777777" w:rsidR="00C11E42" w:rsidRDefault="00000000">
      <w:pPr>
        <w:pStyle w:val="Body"/>
        <w:pBdr>
          <w:bottom w:val="single" w:sz="4" w:space="0" w:color="000000"/>
        </w:pBdr>
        <w:rPr>
          <w:rFonts w:ascii="Garamond" w:eastAsia="Garamond" w:hAnsi="Garamond" w:cs="Garamond"/>
          <w:b/>
          <w:bCs/>
          <w:color w:val="0070C0"/>
          <w:sz w:val="28"/>
          <w:szCs w:val="28"/>
          <w:u w:color="0070C0"/>
        </w:rPr>
      </w:pPr>
      <w:r>
        <w:rPr>
          <w:rFonts w:ascii="Garamond" w:hAnsi="Garamond"/>
          <w:b/>
          <w:bCs/>
          <w:color w:val="0070C0"/>
          <w:sz w:val="28"/>
          <w:szCs w:val="28"/>
          <w:u w:color="0070C0"/>
        </w:rPr>
        <w:t>EDUCATION</w:t>
      </w:r>
    </w:p>
    <w:p w14:paraId="44A725DA" w14:textId="77777777" w:rsidR="00C11E42" w:rsidRDefault="00C11E42">
      <w:pPr>
        <w:pStyle w:val="Body"/>
        <w:rPr>
          <w:rFonts w:ascii="Garamond" w:eastAsia="Garamond" w:hAnsi="Garamond" w:cs="Garamond"/>
          <w:i/>
          <w:iCs/>
          <w:sz w:val="8"/>
          <w:szCs w:val="8"/>
        </w:rPr>
      </w:pPr>
    </w:p>
    <w:p w14:paraId="5B63F535" w14:textId="77777777" w:rsidR="00C11E42" w:rsidRDefault="00000000">
      <w:pPr>
        <w:pStyle w:val="Body"/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/>
          <w:b/>
          <w:bCs/>
          <w:sz w:val="22"/>
          <w:szCs w:val="22"/>
          <w:lang w:val="de-DE"/>
        </w:rPr>
        <w:t>DEAKIN UNIVERSITY</w:t>
      </w:r>
      <w:r>
        <w:tab/>
      </w:r>
      <w:r>
        <w:tab/>
      </w:r>
      <w:r>
        <w:tab/>
      </w:r>
      <w:r>
        <w:tab/>
      </w:r>
      <w:r>
        <w:rPr>
          <w:rFonts w:ascii="Garamond" w:hAnsi="Garamond"/>
          <w:b/>
          <w:bCs/>
          <w:sz w:val="22"/>
          <w:szCs w:val="22"/>
        </w:rPr>
        <w:t xml:space="preserve">                                                                                </w:t>
      </w:r>
      <w:r>
        <w:rPr>
          <w:rFonts w:ascii="Garamond" w:hAnsi="Garamond"/>
          <w:sz w:val="22"/>
          <w:szCs w:val="22"/>
          <w:lang w:val="de-DE"/>
        </w:rPr>
        <w:t>MELBOURNE, VIC</w:t>
      </w:r>
    </w:p>
    <w:p w14:paraId="24C2EA5E" w14:textId="27AEB85E" w:rsidR="00C11E42" w:rsidRPr="007C686C" w:rsidRDefault="00715F88">
      <w:pPr>
        <w:pStyle w:val="Body"/>
        <w:rPr>
          <w:rFonts w:ascii="Garamond" w:hAnsi="Garamond"/>
          <w:i/>
          <w:iCs/>
          <w:sz w:val="22"/>
          <w:szCs w:val="22"/>
        </w:rPr>
      </w:pPr>
      <w:r>
        <w:rPr>
          <w:rFonts w:ascii="Garamond" w:hAnsi="Garamond"/>
          <w:i/>
          <w:iCs/>
          <w:sz w:val="22"/>
          <w:szCs w:val="22"/>
        </w:rPr>
        <w:t>Master</w:t>
      </w:r>
      <w:r w:rsidR="007C686C">
        <w:rPr>
          <w:rFonts w:ascii="Garamond" w:hAnsi="Garamond"/>
          <w:i/>
          <w:iCs/>
          <w:sz w:val="22"/>
          <w:szCs w:val="22"/>
        </w:rPr>
        <w:t>’</w:t>
      </w:r>
      <w:r>
        <w:rPr>
          <w:rFonts w:ascii="Garamond" w:hAnsi="Garamond"/>
          <w:i/>
          <w:iCs/>
          <w:sz w:val="22"/>
          <w:szCs w:val="22"/>
        </w:rPr>
        <w:t>s</w:t>
      </w:r>
      <w:r w:rsidR="00243414">
        <w:rPr>
          <w:rFonts w:ascii="Garamond" w:hAnsi="Garamond"/>
          <w:i/>
          <w:iCs/>
          <w:sz w:val="22"/>
          <w:szCs w:val="22"/>
        </w:rPr>
        <w:t xml:space="preserve"> in </w:t>
      </w:r>
      <w:r w:rsidR="007C686C">
        <w:rPr>
          <w:rFonts w:ascii="Garamond" w:hAnsi="Garamond"/>
          <w:i/>
          <w:iCs/>
          <w:sz w:val="22"/>
          <w:szCs w:val="22"/>
        </w:rPr>
        <w:t>d</w:t>
      </w:r>
      <w:r w:rsidR="00243414">
        <w:rPr>
          <w:rFonts w:ascii="Garamond" w:hAnsi="Garamond"/>
          <w:i/>
          <w:iCs/>
          <w:sz w:val="22"/>
          <w:szCs w:val="22"/>
        </w:rPr>
        <w:t xml:space="preserve">ata </w:t>
      </w:r>
      <w:r w:rsidR="007C686C">
        <w:rPr>
          <w:rFonts w:ascii="Garamond" w:hAnsi="Garamond"/>
          <w:i/>
          <w:iCs/>
          <w:sz w:val="22"/>
          <w:szCs w:val="22"/>
        </w:rPr>
        <w:t>s</w:t>
      </w:r>
      <w:r w:rsidR="00243414">
        <w:rPr>
          <w:rFonts w:ascii="Garamond" w:hAnsi="Garamond"/>
          <w:i/>
          <w:iCs/>
          <w:sz w:val="22"/>
          <w:szCs w:val="22"/>
        </w:rPr>
        <w:t xml:space="preserve">cience </w:t>
      </w:r>
      <w:r w:rsidR="00243414">
        <w:rPr>
          <w:rFonts w:ascii="Garamond" w:hAnsi="Garamond"/>
          <w:i/>
          <w:iCs/>
          <w:sz w:val="22"/>
          <w:szCs w:val="22"/>
        </w:rPr>
        <w:tab/>
        <w:t xml:space="preserve"> </w:t>
      </w:r>
      <w:r w:rsidR="00243414">
        <w:rPr>
          <w:rFonts w:ascii="Garamond" w:hAnsi="Garamond"/>
          <w:i/>
          <w:iCs/>
          <w:sz w:val="22"/>
          <w:szCs w:val="22"/>
        </w:rPr>
        <w:tab/>
      </w:r>
      <w:r w:rsidR="00243414">
        <w:rPr>
          <w:rFonts w:ascii="Garamond" w:hAnsi="Garamond"/>
          <w:i/>
          <w:iCs/>
          <w:sz w:val="22"/>
          <w:szCs w:val="22"/>
        </w:rPr>
        <w:tab/>
        <w:t xml:space="preserve">          </w:t>
      </w:r>
      <w:r w:rsidR="00243414">
        <w:rPr>
          <w:rFonts w:ascii="Garamond" w:hAnsi="Garamond"/>
          <w:i/>
          <w:iCs/>
          <w:sz w:val="22"/>
          <w:szCs w:val="22"/>
        </w:rPr>
        <w:tab/>
      </w:r>
      <w:r w:rsidR="00243414">
        <w:rPr>
          <w:rFonts w:ascii="Garamond" w:hAnsi="Garamond"/>
          <w:i/>
          <w:iCs/>
          <w:sz w:val="22"/>
          <w:szCs w:val="22"/>
        </w:rPr>
        <w:tab/>
      </w:r>
      <w:r w:rsidR="00243414">
        <w:rPr>
          <w:rFonts w:ascii="Garamond" w:hAnsi="Garamond"/>
          <w:i/>
          <w:iCs/>
          <w:sz w:val="22"/>
          <w:szCs w:val="22"/>
        </w:rPr>
        <w:tab/>
      </w:r>
      <w:r w:rsidR="00243414">
        <w:rPr>
          <w:rFonts w:ascii="Garamond" w:hAnsi="Garamond"/>
          <w:i/>
          <w:iCs/>
          <w:sz w:val="22"/>
          <w:szCs w:val="22"/>
        </w:rPr>
        <w:tab/>
      </w:r>
      <w:r w:rsidR="00243414">
        <w:rPr>
          <w:rFonts w:ascii="Garamond" w:hAnsi="Garamond"/>
          <w:i/>
          <w:iCs/>
          <w:sz w:val="22"/>
          <w:szCs w:val="22"/>
        </w:rPr>
        <w:tab/>
        <w:t xml:space="preserve">                          </w:t>
      </w:r>
      <w:r w:rsidR="00243414">
        <w:rPr>
          <w:rFonts w:ascii="Garamond" w:hAnsi="Garamond"/>
          <w:i/>
          <w:iCs/>
          <w:sz w:val="22"/>
          <w:szCs w:val="22"/>
        </w:rPr>
        <w:tab/>
      </w:r>
      <w:r w:rsidR="00243414">
        <w:rPr>
          <w:rFonts w:ascii="Garamond" w:hAnsi="Garamond"/>
          <w:i/>
          <w:iCs/>
          <w:sz w:val="22"/>
          <w:szCs w:val="22"/>
        </w:rPr>
        <w:tab/>
        <w:t xml:space="preserve">    June 2023</w:t>
      </w:r>
      <w:r w:rsidR="00243414">
        <w:rPr>
          <w:rFonts w:ascii="Garamond" w:hAnsi="Garamond"/>
          <w:i/>
          <w:iCs/>
          <w:sz w:val="22"/>
          <w:szCs w:val="22"/>
          <w:lang w:val="ru-RU"/>
        </w:rPr>
        <w:t xml:space="preserve"> - </w:t>
      </w:r>
      <w:r w:rsidR="00243414">
        <w:rPr>
          <w:rFonts w:ascii="Garamond" w:hAnsi="Garamond"/>
          <w:i/>
          <w:iCs/>
          <w:sz w:val="22"/>
          <w:szCs w:val="22"/>
        </w:rPr>
        <w:t>July 2025</w:t>
      </w:r>
    </w:p>
    <w:p w14:paraId="64A5D224" w14:textId="77777777" w:rsidR="00C11E42" w:rsidRDefault="00C11E42">
      <w:pPr>
        <w:pStyle w:val="Body"/>
        <w:rPr>
          <w:rFonts w:ascii="Garamond" w:eastAsia="Garamond" w:hAnsi="Garamond" w:cs="Garamond"/>
          <w:i/>
          <w:iCs/>
          <w:sz w:val="22"/>
          <w:szCs w:val="22"/>
        </w:rPr>
      </w:pPr>
    </w:p>
    <w:p w14:paraId="487B9F8C" w14:textId="77777777" w:rsidR="00C11E42" w:rsidRDefault="00000000">
      <w:pPr>
        <w:pStyle w:val="Body"/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/>
          <w:b/>
          <w:bCs/>
          <w:sz w:val="22"/>
          <w:szCs w:val="22"/>
        </w:rPr>
        <w:t>SRM INSTITUTE OF SCIENCE AND TECHNOLOGY</w:t>
      </w:r>
      <w:r>
        <w:tab/>
      </w:r>
      <w:r>
        <w:tab/>
      </w:r>
      <w:r>
        <w:tab/>
      </w:r>
      <w:r>
        <w:rPr>
          <w:rFonts w:ascii="Garamond" w:hAnsi="Garamond"/>
          <w:b/>
          <w:bCs/>
          <w:sz w:val="22"/>
          <w:szCs w:val="22"/>
        </w:rPr>
        <w:t xml:space="preserve">                                           </w:t>
      </w:r>
      <w:r>
        <w:rPr>
          <w:rFonts w:ascii="Garamond" w:hAnsi="Garamond"/>
          <w:sz w:val="22"/>
          <w:szCs w:val="22"/>
        </w:rPr>
        <w:t>CHENNAI, INDIA</w:t>
      </w:r>
    </w:p>
    <w:p w14:paraId="49A489FC" w14:textId="77777777" w:rsidR="00C11E42" w:rsidRDefault="00000000">
      <w:pPr>
        <w:pStyle w:val="Body"/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/>
          <w:i/>
          <w:iCs/>
          <w:sz w:val="22"/>
          <w:szCs w:val="22"/>
        </w:rPr>
        <w:t xml:space="preserve">Bachelor Of Mechanical Engineering </w:t>
      </w:r>
      <w:r>
        <w:tab/>
      </w:r>
      <w:r>
        <w:tab/>
      </w:r>
      <w:r>
        <w:tab/>
      </w:r>
      <w:r>
        <w:rPr>
          <w:rFonts w:ascii="Garamond" w:hAnsi="Garamond"/>
          <w:i/>
          <w:iCs/>
          <w:sz w:val="22"/>
          <w:szCs w:val="22"/>
        </w:rPr>
        <w:t xml:space="preserve">          </w:t>
      </w:r>
      <w:r>
        <w:tab/>
      </w:r>
      <w:r>
        <w:rPr>
          <w:rFonts w:ascii="Garamond" w:hAnsi="Garamond"/>
          <w:i/>
          <w:iCs/>
          <w:sz w:val="22"/>
          <w:szCs w:val="22"/>
        </w:rPr>
        <w:t xml:space="preserve">                                     </w:t>
      </w:r>
      <w:r>
        <w:rPr>
          <w:rFonts w:ascii="Garamond" w:hAnsi="Garamond"/>
          <w:b/>
          <w:bCs/>
          <w:i/>
          <w:iCs/>
          <w:sz w:val="22"/>
          <w:szCs w:val="22"/>
        </w:rPr>
        <w:t xml:space="preserve">                                        </w:t>
      </w:r>
      <w:r>
        <w:rPr>
          <w:rFonts w:ascii="Garamond" w:hAnsi="Garamond"/>
          <w:i/>
          <w:iCs/>
          <w:sz w:val="22"/>
          <w:szCs w:val="22"/>
        </w:rPr>
        <w:t>August 2018 – May 2022</w:t>
      </w:r>
    </w:p>
    <w:p w14:paraId="484E775E" w14:textId="77777777" w:rsidR="00C11E42" w:rsidRDefault="00C11E42">
      <w:pPr>
        <w:pStyle w:val="Body"/>
        <w:rPr>
          <w:rFonts w:ascii="Garamond" w:eastAsia="Garamond" w:hAnsi="Garamond" w:cs="Garamond"/>
          <w:b/>
          <w:bCs/>
          <w:sz w:val="22"/>
          <w:szCs w:val="22"/>
        </w:rPr>
      </w:pPr>
    </w:p>
    <w:p w14:paraId="05461D6E" w14:textId="77777777" w:rsidR="00C11E42" w:rsidRDefault="00000000">
      <w:pPr>
        <w:pStyle w:val="Body"/>
        <w:pBdr>
          <w:bottom w:val="single" w:sz="4" w:space="0" w:color="000000"/>
        </w:pBdr>
        <w:rPr>
          <w:rFonts w:ascii="Garamond" w:eastAsia="Garamond" w:hAnsi="Garamond" w:cs="Garamond"/>
          <w:b/>
          <w:bCs/>
          <w:color w:val="0070C0"/>
          <w:sz w:val="8"/>
          <w:szCs w:val="8"/>
          <w:u w:color="0070C0"/>
        </w:rPr>
      </w:pPr>
      <w:r>
        <w:rPr>
          <w:rFonts w:ascii="Garamond" w:hAnsi="Garamond"/>
          <w:b/>
          <w:bCs/>
          <w:color w:val="0070C0"/>
          <w:sz w:val="28"/>
          <w:szCs w:val="28"/>
          <w:u w:color="0070C0"/>
        </w:rPr>
        <w:t>NOTABLE PROJECTS</w:t>
      </w:r>
    </w:p>
    <w:p w14:paraId="6DE3B4FD" w14:textId="7DBDD969" w:rsidR="00C11E42" w:rsidRDefault="00243414">
      <w:pPr>
        <w:pStyle w:val="Body"/>
        <w:tabs>
          <w:tab w:val="left" w:pos="7277"/>
        </w:tabs>
        <w:spacing w:before="102"/>
        <w:rPr>
          <w:rFonts w:ascii="Garamond" w:eastAsia="Garamond" w:hAnsi="Garamond" w:cs="Garamond"/>
          <w:b/>
          <w:bCs/>
          <w:sz w:val="22"/>
          <w:szCs w:val="22"/>
        </w:rPr>
        <w:pPrChange w:id="4" w:author="Deepti Dash" w:date="2026-02-13T15:57:00Z" w16du:dateUtc="2026-02-13T10:27:00Z">
          <w:pPr>
            <w:pStyle w:val="Body"/>
            <w:tabs>
              <w:tab w:val="left" w:pos="7277"/>
            </w:tabs>
            <w:spacing w:before="102"/>
            <w:ind w:left="152"/>
          </w:pPr>
        </w:pPrChange>
      </w:pPr>
      <w:commentRangeStart w:id="5"/>
      <w:del w:id="6" w:author="SURAJ RADHAKRISHNAN NAIR" w:date="2026-02-19T14:32:00Z" w16du:dateUtc="2026-02-19T03:32:00Z">
        <w:r w:rsidDel="004B185D">
          <w:rPr>
            <w:rFonts w:ascii="Garamond" w:hAnsi="Garamond"/>
            <w:b/>
            <w:bCs/>
            <w:sz w:val="22"/>
            <w:szCs w:val="22"/>
          </w:rPr>
          <w:delText>Deakin Capstone Project</w:delText>
        </w:r>
      </w:del>
      <w:ins w:id="7" w:author="SURAJ RADHAKRISHNAN NAIR" w:date="2026-02-19T14:32:00Z" w16du:dateUtc="2026-02-19T03:32:00Z">
        <w:r w:rsidR="004B185D">
          <w:rPr>
            <w:rFonts w:ascii="Garamond" w:hAnsi="Garamond"/>
            <w:b/>
            <w:bCs/>
            <w:sz w:val="22"/>
            <w:szCs w:val="22"/>
          </w:rPr>
          <w:t>DEAKIN CAPSTON</w:t>
        </w:r>
      </w:ins>
      <w:ins w:id="8" w:author="SURAJ RADHAKRISHNAN NAIR" w:date="2026-02-19T14:33:00Z" w16du:dateUtc="2026-02-19T03:33:00Z">
        <w:r w:rsidR="00144471">
          <w:rPr>
            <w:rFonts w:ascii="Garamond" w:hAnsi="Garamond"/>
            <w:b/>
            <w:bCs/>
            <w:sz w:val="22"/>
            <w:szCs w:val="22"/>
          </w:rPr>
          <w:t>E PROJECT</w:t>
        </w:r>
      </w:ins>
      <w:r>
        <w:rPr>
          <w:rFonts w:ascii="Garamond" w:hAnsi="Garamond"/>
          <w:b/>
          <w:bCs/>
          <w:sz w:val="22"/>
          <w:szCs w:val="22"/>
        </w:rPr>
        <w:t xml:space="preserve"> </w:t>
      </w:r>
      <w:commentRangeEnd w:id="5"/>
      <w:r w:rsidR="00CF2D3C">
        <w:rPr>
          <w:rStyle w:val="CommentReference"/>
          <w:rFonts w:ascii="Garamond" w:hAnsi="Garamond"/>
          <w:b/>
          <w:bCs/>
          <w:sz w:val="22"/>
          <w:szCs w:val="22"/>
        </w:rPr>
        <w:commentReference w:id="5"/>
      </w:r>
      <w:r>
        <w:rPr>
          <w:rFonts w:ascii="Garamond" w:hAnsi="Garamond"/>
          <w:b/>
          <w:bCs/>
          <w:sz w:val="22"/>
          <w:szCs w:val="22"/>
        </w:rPr>
        <w:t>|EV Charging station Navigation &amp; Accessibility</w:t>
      </w:r>
      <w:r>
        <w:tab/>
      </w:r>
      <w:r>
        <w:rPr>
          <w:rFonts w:ascii="Garamond" w:hAnsi="Garamond"/>
          <w:b/>
          <w:bCs/>
          <w:sz w:val="22"/>
          <w:szCs w:val="22"/>
        </w:rPr>
        <w:t xml:space="preserve">                            </w:t>
      </w:r>
      <w:del w:id="9" w:author="SURAJ RADHAKRISHNAN NAIR" w:date="2026-02-19T14:33:00Z" w16du:dateUtc="2026-02-19T03:33:00Z">
        <w:r w:rsidDel="00144471">
          <w:rPr>
            <w:rFonts w:ascii="Garamond" w:hAnsi="Garamond"/>
            <w:b/>
            <w:bCs/>
            <w:sz w:val="22"/>
            <w:szCs w:val="22"/>
          </w:rPr>
          <w:delText xml:space="preserve">            </w:delText>
        </w:r>
      </w:del>
      <w:r>
        <w:rPr>
          <w:rFonts w:ascii="Garamond" w:hAnsi="Garamond"/>
          <w:sz w:val="22"/>
          <w:szCs w:val="22"/>
          <w:lang w:val="de-DE"/>
        </w:rPr>
        <w:t>MELBOURNE, VIC</w:t>
      </w:r>
    </w:p>
    <w:p w14:paraId="53A3384F" w14:textId="0A7BF969" w:rsidR="00C11E42" w:rsidRDefault="00000000">
      <w:pPr>
        <w:pStyle w:val="Body"/>
        <w:spacing w:before="14" w:line="249" w:lineRule="auto"/>
        <w:rPr>
          <w:rFonts w:ascii="Garamond" w:eastAsia="Garamond" w:hAnsi="Garamond" w:cs="Garamond"/>
          <w:b/>
          <w:bCs/>
          <w:sz w:val="22"/>
          <w:szCs w:val="22"/>
        </w:rPr>
        <w:pPrChange w:id="10" w:author="Deepti Dash" w:date="2026-02-13T15:57:00Z" w16du:dateUtc="2026-02-13T10:27:00Z">
          <w:pPr>
            <w:pStyle w:val="Body"/>
            <w:spacing w:before="14" w:line="249" w:lineRule="auto"/>
            <w:ind w:left="152"/>
          </w:pPr>
        </w:pPrChange>
      </w:pPr>
      <w:r>
        <w:rPr>
          <w:rFonts w:ascii="Garamond" w:hAnsi="Garamond"/>
          <w:i/>
          <w:iCs/>
          <w:sz w:val="22"/>
          <w:szCs w:val="22"/>
        </w:rPr>
        <w:t>Data Analyst</w:t>
      </w:r>
      <w:r>
        <w:rPr>
          <w:rFonts w:ascii="Garamond" w:hAnsi="Garamond"/>
          <w:b/>
          <w:bCs/>
          <w:sz w:val="22"/>
          <w:szCs w:val="22"/>
        </w:rPr>
        <w:t xml:space="preserve">                                                                                                                              </w:t>
      </w:r>
      <w:r w:rsidR="00243414">
        <w:rPr>
          <w:rFonts w:ascii="Garamond" w:hAnsi="Garamond"/>
          <w:b/>
          <w:bCs/>
          <w:sz w:val="22"/>
          <w:szCs w:val="22"/>
        </w:rPr>
        <w:tab/>
      </w:r>
      <w:r w:rsidR="00E558FD">
        <w:rPr>
          <w:rFonts w:ascii="Garamond" w:hAnsi="Garamond"/>
          <w:b/>
          <w:bCs/>
          <w:sz w:val="22"/>
          <w:szCs w:val="22"/>
        </w:rPr>
        <w:t xml:space="preserve">          </w:t>
      </w:r>
      <w:r w:rsidR="00243414">
        <w:rPr>
          <w:rFonts w:ascii="Garamond" w:hAnsi="Garamond"/>
          <w:i/>
          <w:iCs/>
          <w:sz w:val="22"/>
          <w:szCs w:val="22"/>
        </w:rPr>
        <w:t xml:space="preserve">July </w:t>
      </w:r>
      <w:r>
        <w:rPr>
          <w:rFonts w:ascii="Garamond" w:hAnsi="Garamond"/>
          <w:i/>
          <w:iCs/>
          <w:sz w:val="22"/>
          <w:szCs w:val="22"/>
        </w:rPr>
        <w:t>20</w:t>
      </w:r>
      <w:r w:rsidR="00243414">
        <w:rPr>
          <w:rFonts w:ascii="Garamond" w:hAnsi="Garamond"/>
          <w:i/>
          <w:iCs/>
          <w:sz w:val="22"/>
          <w:szCs w:val="22"/>
        </w:rPr>
        <w:t xml:space="preserve">24 </w:t>
      </w:r>
      <w:r w:rsidR="00E558FD">
        <w:rPr>
          <w:rFonts w:ascii="Garamond" w:hAnsi="Garamond"/>
          <w:i/>
          <w:iCs/>
          <w:sz w:val="22"/>
          <w:szCs w:val="22"/>
          <w:lang w:val="ru-RU"/>
        </w:rPr>
        <w:t>-</w:t>
      </w:r>
      <w:r w:rsidR="00E558FD">
        <w:rPr>
          <w:rFonts w:ascii="Garamond" w:hAnsi="Garamond"/>
          <w:i/>
          <w:iCs/>
          <w:sz w:val="22"/>
          <w:szCs w:val="22"/>
          <w:lang w:val="en-AU"/>
        </w:rPr>
        <w:t xml:space="preserve"> </w:t>
      </w:r>
      <w:r w:rsidR="00E558FD">
        <w:rPr>
          <w:rFonts w:ascii="Garamond" w:hAnsi="Garamond"/>
          <w:i/>
          <w:iCs/>
          <w:sz w:val="22"/>
          <w:szCs w:val="22"/>
          <w:lang w:val="it-IT"/>
        </w:rPr>
        <w:t>September 2024</w:t>
      </w:r>
      <w:r>
        <w:rPr>
          <w:rFonts w:ascii="Garamond" w:hAnsi="Garamond"/>
          <w:b/>
          <w:bCs/>
          <w:sz w:val="22"/>
          <w:szCs w:val="22"/>
        </w:rPr>
        <w:t xml:space="preserve">   </w:t>
      </w:r>
      <w:r>
        <w:rPr>
          <w:rFonts w:ascii="Garamond" w:hAnsi="Garamond"/>
          <w:i/>
          <w:iCs/>
          <w:sz w:val="22"/>
          <w:szCs w:val="22"/>
        </w:rPr>
        <w:t xml:space="preserve"> </w:t>
      </w:r>
      <w:r>
        <w:rPr>
          <w:rFonts w:ascii="Garamond" w:hAnsi="Garamond"/>
          <w:b/>
          <w:bCs/>
          <w:sz w:val="22"/>
          <w:szCs w:val="22"/>
        </w:rPr>
        <w:t xml:space="preserve">                             </w:t>
      </w:r>
    </w:p>
    <w:p w14:paraId="7C1EF829" w14:textId="43815D03" w:rsidR="00C11E42" w:rsidRPr="00281DB1" w:rsidRDefault="00E558FD" w:rsidP="00E558FD">
      <w:pPr>
        <w:pStyle w:val="ListParagraph"/>
        <w:numPr>
          <w:ilvl w:val="0"/>
          <w:numId w:val="2"/>
        </w:numPr>
        <w:rPr>
          <w:rFonts w:ascii="Garamond" w:eastAsia="Garamond" w:hAnsi="Garamond" w:cs="Garamond"/>
          <w:b/>
          <w:bCs/>
          <w:sz w:val="22"/>
          <w:szCs w:val="22"/>
        </w:rPr>
      </w:pPr>
      <w:commentRangeStart w:id="11"/>
      <w:r>
        <w:rPr>
          <w:rFonts w:ascii="Garamond" w:hAnsi="Garamond"/>
          <w:sz w:val="22"/>
          <w:szCs w:val="22"/>
        </w:rPr>
        <w:t xml:space="preserve">Designed and implemented a </w:t>
      </w:r>
      <w:r w:rsidRPr="005E4B15">
        <w:rPr>
          <w:rFonts w:ascii="Garamond" w:hAnsi="Garamond"/>
          <w:sz w:val="22"/>
          <w:szCs w:val="22"/>
        </w:rPr>
        <w:t>data-driven navigation solution</w:t>
      </w:r>
      <w:r>
        <w:rPr>
          <w:rFonts w:ascii="Garamond" w:hAnsi="Garamond"/>
          <w:sz w:val="22"/>
          <w:szCs w:val="22"/>
        </w:rPr>
        <w:t xml:space="preserve"> to identify optimal EV Charging stations between origin and destination using </w:t>
      </w:r>
      <w:r w:rsidRPr="005E4B15">
        <w:rPr>
          <w:rFonts w:ascii="Garamond" w:hAnsi="Garamond"/>
          <w:sz w:val="22"/>
          <w:szCs w:val="22"/>
        </w:rPr>
        <w:t>Python-based analytical logic, processing 1000+ route and station data points to generate accurate charger recommendations.</w:t>
      </w:r>
    </w:p>
    <w:p w14:paraId="4E4014DB" w14:textId="65E4880D" w:rsidR="00E558FD" w:rsidRPr="00E558FD" w:rsidRDefault="007C686C" w:rsidP="00E558FD">
      <w:pPr>
        <w:pStyle w:val="ListParagraph"/>
        <w:numPr>
          <w:ilvl w:val="0"/>
          <w:numId w:val="2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Analysed </w:t>
      </w:r>
      <w:r w:rsidR="00E558FD">
        <w:rPr>
          <w:rFonts w:ascii="Garamond" w:hAnsi="Garamond"/>
          <w:sz w:val="22"/>
          <w:szCs w:val="22"/>
        </w:rPr>
        <w:t xml:space="preserve">and filtered </w:t>
      </w:r>
      <w:r w:rsidR="00E558FD" w:rsidRPr="005E4B15">
        <w:rPr>
          <w:rFonts w:ascii="Garamond" w:hAnsi="Garamond"/>
          <w:sz w:val="22"/>
          <w:szCs w:val="22"/>
        </w:rPr>
        <w:t>geospatial and structure datasets</w:t>
      </w:r>
      <w:r w:rsidR="00E558FD">
        <w:rPr>
          <w:rFonts w:ascii="Garamond" w:hAnsi="Garamond"/>
          <w:sz w:val="22"/>
          <w:szCs w:val="22"/>
        </w:rPr>
        <w:t xml:space="preserve"> to evaluate distance, accessibility, and routing constraints, reducing </w:t>
      </w:r>
      <w:r w:rsidR="00E558FD" w:rsidRPr="005E4B15">
        <w:rPr>
          <w:rFonts w:ascii="Garamond" w:hAnsi="Garamond"/>
          <w:sz w:val="22"/>
          <w:szCs w:val="22"/>
        </w:rPr>
        <w:t>manual route evaluation effort by 40%</w:t>
      </w:r>
      <w:r w:rsidR="00E558FD">
        <w:rPr>
          <w:rFonts w:ascii="Garamond" w:hAnsi="Garamond"/>
          <w:sz w:val="22"/>
          <w:szCs w:val="22"/>
        </w:rPr>
        <w:t xml:space="preserve"> through automated decision logic.</w:t>
      </w:r>
    </w:p>
    <w:p w14:paraId="127F2495" w14:textId="2644093A" w:rsidR="00E558FD" w:rsidRPr="00FE5DA5" w:rsidRDefault="004E36B0" w:rsidP="00E558FD">
      <w:pPr>
        <w:pStyle w:val="ListParagraph"/>
        <w:numPr>
          <w:ilvl w:val="0"/>
          <w:numId w:val="2"/>
        </w:numPr>
        <w:rPr>
          <w:ins w:id="12" w:author="SURAJ RADHAKRISHNAN NAIR" w:date="2026-02-19T14:43:00Z" w16du:dateUtc="2026-02-19T03:43:00Z"/>
          <w:rFonts w:ascii="Garamond" w:eastAsia="Garamond" w:hAnsi="Garamond" w:cs="Garamond"/>
          <w:sz w:val="22"/>
          <w:szCs w:val="22"/>
          <w:rPrChange w:id="13" w:author="SURAJ RADHAKRISHNAN NAIR" w:date="2026-02-19T14:43:00Z" w16du:dateUtc="2026-02-19T03:43:00Z">
            <w:rPr>
              <w:ins w:id="14" w:author="SURAJ RADHAKRISHNAN NAIR" w:date="2026-02-19T14:43:00Z" w16du:dateUtc="2026-02-19T03:43:00Z"/>
              <w:rFonts w:ascii="Garamond" w:hAnsi="Garamond"/>
              <w:sz w:val="22"/>
              <w:szCs w:val="22"/>
            </w:rPr>
          </w:rPrChange>
        </w:rPr>
      </w:pPr>
      <w:r>
        <w:rPr>
          <w:rFonts w:ascii="Garamond" w:hAnsi="Garamond"/>
          <w:sz w:val="22"/>
          <w:szCs w:val="22"/>
        </w:rPr>
        <w:t>Validated navigation logic across 20+ simulated travel scenarios, identifying and resolving distance miscalculations and charger ranking inconsistencies, resulting in improved route accuracy and more consistent station recommendations.</w:t>
      </w:r>
    </w:p>
    <w:p w14:paraId="566796F5" w14:textId="288FC080" w:rsidR="00FE5DA5" w:rsidRPr="00FE5DA5" w:rsidRDefault="00FE5DA5" w:rsidP="00E558FD">
      <w:pPr>
        <w:pStyle w:val="ListParagraph"/>
        <w:numPr>
          <w:ilvl w:val="0"/>
          <w:numId w:val="2"/>
        </w:numPr>
        <w:rPr>
          <w:ins w:id="15" w:author="SURAJ RADHAKRISHNAN NAIR" w:date="2026-02-19T14:38:00Z" w16du:dateUtc="2026-02-19T03:38:00Z"/>
          <w:rFonts w:ascii="Garamond" w:eastAsia="Garamond" w:hAnsi="Garamond" w:cs="Garamond"/>
          <w:sz w:val="22"/>
          <w:szCs w:val="22"/>
          <w:rPrChange w:id="16" w:author="SURAJ RADHAKRISHNAN NAIR" w:date="2026-02-19T14:38:00Z" w16du:dateUtc="2026-02-19T03:38:00Z">
            <w:rPr>
              <w:ins w:id="17" w:author="SURAJ RADHAKRISHNAN NAIR" w:date="2026-02-19T14:38:00Z" w16du:dateUtc="2026-02-19T03:38:00Z"/>
              <w:rFonts w:ascii="Garamond" w:hAnsi="Garamond"/>
              <w:sz w:val="22"/>
              <w:szCs w:val="22"/>
            </w:rPr>
          </w:rPrChange>
        </w:rPr>
      </w:pPr>
      <w:ins w:id="18" w:author="SURAJ RADHAKRISHNAN NAIR" w:date="2026-02-19T14:43:00Z" w16du:dateUtc="2026-02-19T03:43:00Z">
        <w:r>
          <w:rPr>
            <w:rFonts w:ascii="Garamond" w:hAnsi="Garamond"/>
            <w:sz w:val="22"/>
            <w:szCs w:val="22"/>
          </w:rPr>
          <w:t>Optimised charger recommendation efficiency by implementing distance threshold logic availability based</w:t>
        </w:r>
      </w:ins>
      <w:ins w:id="19" w:author="SURAJ RADHAKRISHNAN NAIR" w:date="2026-02-19T14:44:00Z" w16du:dateUtc="2026-02-19T03:44:00Z">
        <w:r>
          <w:rPr>
            <w:rFonts w:ascii="Garamond" w:hAnsi="Garamond"/>
            <w:sz w:val="22"/>
            <w:szCs w:val="22"/>
          </w:rPr>
          <w:t xml:space="preserve"> filtering criteria, reducing redundant station suggestions by 25% and improving recommendation relevance across simulated travel routes.</w:t>
        </w:r>
      </w:ins>
      <w:ins w:id="20" w:author="SURAJ RADHAKRISHNAN NAIR" w:date="2026-02-19T14:43:00Z" w16du:dateUtc="2026-02-19T03:43:00Z">
        <w:r>
          <w:rPr>
            <w:rFonts w:ascii="Garamond" w:hAnsi="Garamond"/>
            <w:sz w:val="22"/>
            <w:szCs w:val="22"/>
          </w:rPr>
          <w:t xml:space="preserve"> </w:t>
        </w:r>
      </w:ins>
    </w:p>
    <w:p w14:paraId="11D7F570" w14:textId="4C692383" w:rsidR="00FE5DA5" w:rsidRPr="004E36B0" w:rsidDel="00FE5DA5" w:rsidRDefault="00FE5DA5" w:rsidP="00E558FD">
      <w:pPr>
        <w:pStyle w:val="ListParagraph"/>
        <w:numPr>
          <w:ilvl w:val="0"/>
          <w:numId w:val="2"/>
        </w:numPr>
        <w:rPr>
          <w:del w:id="21" w:author="SURAJ RADHAKRISHNAN NAIR" w:date="2026-02-19T14:43:00Z" w16du:dateUtc="2026-02-19T03:43:00Z"/>
          <w:rFonts w:ascii="Garamond" w:eastAsia="Garamond" w:hAnsi="Garamond" w:cs="Garamond"/>
          <w:sz w:val="22"/>
          <w:szCs w:val="22"/>
        </w:rPr>
      </w:pPr>
    </w:p>
    <w:p w14:paraId="18B15C8C" w14:textId="31FE8934" w:rsidR="00E558FD" w:rsidRDefault="00E558FD">
      <w:pPr>
        <w:pStyle w:val="Body"/>
        <w:tabs>
          <w:tab w:val="left" w:pos="7277"/>
        </w:tabs>
        <w:spacing w:before="102"/>
        <w:rPr>
          <w:rFonts w:ascii="Garamond" w:eastAsia="Garamond" w:hAnsi="Garamond" w:cs="Garamond"/>
          <w:b/>
          <w:bCs/>
          <w:sz w:val="22"/>
          <w:szCs w:val="22"/>
        </w:rPr>
        <w:pPrChange w:id="22" w:author="Deepti Dash" w:date="2026-02-13T15:59:00Z" w16du:dateUtc="2026-02-13T10:29:00Z">
          <w:pPr>
            <w:pStyle w:val="Body"/>
            <w:tabs>
              <w:tab w:val="left" w:pos="7277"/>
            </w:tabs>
            <w:spacing w:before="102"/>
            <w:ind w:left="152"/>
          </w:pPr>
        </w:pPrChange>
      </w:pPr>
      <w:del w:id="23" w:author="SURAJ RADHAKRISHNAN NAIR" w:date="2026-02-19T14:32:00Z" w16du:dateUtc="2026-02-19T03:32:00Z">
        <w:r w:rsidDel="004B185D">
          <w:rPr>
            <w:rFonts w:ascii="Garamond" w:hAnsi="Garamond"/>
            <w:b/>
            <w:bCs/>
            <w:sz w:val="22"/>
            <w:szCs w:val="22"/>
          </w:rPr>
          <w:delText>Deakin Capstone Project</w:delText>
        </w:r>
      </w:del>
      <w:ins w:id="24" w:author="SURAJ RADHAKRISHNAN NAIR" w:date="2026-02-19T14:32:00Z" w16du:dateUtc="2026-02-19T03:32:00Z">
        <w:r w:rsidR="004B185D">
          <w:rPr>
            <w:rFonts w:ascii="Garamond" w:hAnsi="Garamond"/>
            <w:b/>
            <w:bCs/>
            <w:sz w:val="22"/>
            <w:szCs w:val="22"/>
          </w:rPr>
          <w:t>DEAKIN CAPSTONE PROJECT</w:t>
        </w:r>
      </w:ins>
      <w:del w:id="25" w:author="SURAJ RADHAKRISHNAN NAIR" w:date="2026-02-19T14:33:00Z" w16du:dateUtc="2026-02-19T03:33:00Z">
        <w:r w:rsidDel="00144471">
          <w:rPr>
            <w:rFonts w:ascii="Garamond" w:hAnsi="Garamond"/>
            <w:b/>
            <w:bCs/>
            <w:sz w:val="22"/>
            <w:szCs w:val="22"/>
          </w:rPr>
          <w:delText xml:space="preserve"> </w:delText>
        </w:r>
      </w:del>
      <w:r>
        <w:rPr>
          <w:rFonts w:ascii="Garamond" w:hAnsi="Garamond"/>
          <w:b/>
          <w:bCs/>
          <w:sz w:val="22"/>
          <w:szCs w:val="22"/>
        </w:rPr>
        <w:t>|Applied Data Analysis &amp; Visuali</w:t>
      </w:r>
      <w:ins w:id="26" w:author="SURAJ RADHAKRISHNAN NAIR" w:date="2026-02-19T14:34:00Z" w16du:dateUtc="2026-02-19T03:34:00Z">
        <w:r w:rsidR="00E05222">
          <w:rPr>
            <w:rFonts w:ascii="Garamond" w:hAnsi="Garamond"/>
            <w:b/>
            <w:bCs/>
            <w:sz w:val="22"/>
            <w:szCs w:val="22"/>
          </w:rPr>
          <w:t>s</w:t>
        </w:r>
      </w:ins>
      <w:del w:id="27" w:author="SURAJ RADHAKRISHNAN NAIR" w:date="2026-02-19T14:34:00Z" w16du:dateUtc="2026-02-19T03:34:00Z">
        <w:r w:rsidDel="00E05222">
          <w:rPr>
            <w:rFonts w:ascii="Garamond" w:hAnsi="Garamond"/>
            <w:b/>
            <w:bCs/>
            <w:sz w:val="22"/>
            <w:szCs w:val="22"/>
          </w:rPr>
          <w:delText>z</w:delText>
        </w:r>
      </w:del>
      <w:r>
        <w:rPr>
          <w:rFonts w:ascii="Garamond" w:hAnsi="Garamond"/>
          <w:b/>
          <w:bCs/>
          <w:sz w:val="22"/>
          <w:szCs w:val="22"/>
        </w:rPr>
        <w:t>ation</w:t>
      </w:r>
      <w:r>
        <w:tab/>
      </w:r>
      <w:r>
        <w:rPr>
          <w:rFonts w:ascii="Garamond" w:hAnsi="Garamond"/>
          <w:b/>
          <w:bCs/>
          <w:sz w:val="22"/>
          <w:szCs w:val="22"/>
        </w:rPr>
        <w:t xml:space="preserve">                                        </w:t>
      </w:r>
      <w:r>
        <w:rPr>
          <w:rFonts w:ascii="Garamond" w:hAnsi="Garamond"/>
          <w:sz w:val="22"/>
          <w:szCs w:val="22"/>
          <w:lang w:val="de-DE"/>
        </w:rPr>
        <w:t>MELBOURNE, VIC</w:t>
      </w:r>
    </w:p>
    <w:p w14:paraId="67381490" w14:textId="6717823C" w:rsidR="00E558FD" w:rsidRDefault="00E558FD">
      <w:pPr>
        <w:pStyle w:val="Body"/>
        <w:spacing w:before="14" w:line="249" w:lineRule="auto"/>
        <w:rPr>
          <w:rFonts w:ascii="Garamond" w:eastAsia="Garamond" w:hAnsi="Garamond" w:cs="Garamond"/>
          <w:b/>
          <w:bCs/>
          <w:sz w:val="22"/>
          <w:szCs w:val="22"/>
        </w:rPr>
        <w:pPrChange w:id="28" w:author="Deepti Dash" w:date="2026-02-13T15:59:00Z" w16du:dateUtc="2026-02-13T10:29:00Z">
          <w:pPr>
            <w:pStyle w:val="Body"/>
            <w:spacing w:before="14" w:line="249" w:lineRule="auto"/>
            <w:ind w:left="152"/>
          </w:pPr>
        </w:pPrChange>
      </w:pPr>
      <w:r>
        <w:rPr>
          <w:rFonts w:ascii="Garamond" w:hAnsi="Garamond"/>
          <w:i/>
          <w:iCs/>
          <w:sz w:val="22"/>
          <w:szCs w:val="22"/>
        </w:rPr>
        <w:t>Data Analyst</w:t>
      </w:r>
      <w:r>
        <w:rPr>
          <w:rFonts w:ascii="Garamond" w:hAnsi="Garamond"/>
          <w:b/>
          <w:bCs/>
          <w:sz w:val="22"/>
          <w:szCs w:val="22"/>
        </w:rPr>
        <w:t xml:space="preserve">                                                                                                                              </w:t>
      </w:r>
      <w:r>
        <w:rPr>
          <w:rFonts w:ascii="Garamond" w:hAnsi="Garamond"/>
          <w:b/>
          <w:bCs/>
          <w:sz w:val="22"/>
          <w:szCs w:val="22"/>
        </w:rPr>
        <w:tab/>
        <w:t xml:space="preserve">             </w:t>
      </w:r>
      <w:r>
        <w:rPr>
          <w:rFonts w:ascii="Garamond" w:hAnsi="Garamond"/>
          <w:i/>
          <w:iCs/>
          <w:sz w:val="22"/>
          <w:szCs w:val="22"/>
        </w:rPr>
        <w:t xml:space="preserve">March 2025 </w:t>
      </w:r>
      <w:r>
        <w:rPr>
          <w:rFonts w:ascii="Garamond" w:hAnsi="Garamond"/>
          <w:i/>
          <w:iCs/>
          <w:sz w:val="22"/>
          <w:szCs w:val="22"/>
          <w:lang w:val="ru-RU"/>
        </w:rPr>
        <w:t>–</w:t>
      </w:r>
      <w:r>
        <w:rPr>
          <w:rFonts w:ascii="Garamond" w:hAnsi="Garamond"/>
          <w:i/>
          <w:iCs/>
          <w:sz w:val="22"/>
          <w:szCs w:val="22"/>
          <w:lang w:val="en-AU"/>
        </w:rPr>
        <w:t xml:space="preserve"> </w:t>
      </w:r>
      <w:r>
        <w:rPr>
          <w:rFonts w:ascii="Garamond" w:hAnsi="Garamond"/>
          <w:i/>
          <w:iCs/>
          <w:sz w:val="22"/>
          <w:szCs w:val="22"/>
          <w:lang w:val="it-IT"/>
        </w:rPr>
        <w:t>June 2025</w:t>
      </w:r>
      <w:r>
        <w:rPr>
          <w:rFonts w:ascii="Garamond" w:hAnsi="Garamond"/>
          <w:b/>
          <w:bCs/>
          <w:sz w:val="22"/>
          <w:szCs w:val="22"/>
        </w:rPr>
        <w:t xml:space="preserve">  </w:t>
      </w:r>
      <w:r>
        <w:rPr>
          <w:rFonts w:ascii="Garamond" w:hAnsi="Garamond"/>
          <w:i/>
          <w:iCs/>
          <w:sz w:val="22"/>
          <w:szCs w:val="22"/>
        </w:rPr>
        <w:t xml:space="preserve"> </w:t>
      </w:r>
      <w:r>
        <w:rPr>
          <w:rFonts w:ascii="Garamond" w:hAnsi="Garamond"/>
          <w:b/>
          <w:bCs/>
          <w:sz w:val="22"/>
          <w:szCs w:val="22"/>
        </w:rPr>
        <w:t xml:space="preserve">                             </w:t>
      </w:r>
    </w:p>
    <w:p w14:paraId="2BBEC1C8" w14:textId="0B7E4D46" w:rsidR="00E558FD" w:rsidRPr="00E558FD" w:rsidRDefault="00E558FD" w:rsidP="00E558FD">
      <w:pPr>
        <w:pStyle w:val="ListParagraph"/>
        <w:numPr>
          <w:ilvl w:val="0"/>
          <w:numId w:val="2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Conducted </w:t>
      </w:r>
      <w:r w:rsidRPr="005E4B15">
        <w:rPr>
          <w:rFonts w:ascii="Garamond" w:hAnsi="Garamond"/>
          <w:sz w:val="22"/>
          <w:szCs w:val="22"/>
        </w:rPr>
        <w:t xml:space="preserve">end to end </w:t>
      </w:r>
      <w:r w:rsidR="00281DB1" w:rsidRPr="005E4B15">
        <w:rPr>
          <w:rFonts w:ascii="Garamond" w:hAnsi="Garamond"/>
          <w:sz w:val="22"/>
          <w:szCs w:val="22"/>
        </w:rPr>
        <w:t xml:space="preserve">data </w:t>
      </w:r>
      <w:r w:rsidRPr="005E4B15">
        <w:rPr>
          <w:rFonts w:ascii="Garamond" w:hAnsi="Garamond"/>
          <w:sz w:val="22"/>
          <w:szCs w:val="22"/>
        </w:rPr>
        <w:t>analysis</w:t>
      </w:r>
      <w:r>
        <w:rPr>
          <w:rFonts w:ascii="Garamond" w:hAnsi="Garamond"/>
          <w:sz w:val="22"/>
          <w:szCs w:val="22"/>
        </w:rPr>
        <w:t xml:space="preserve"> on real-world datasets by performing </w:t>
      </w:r>
      <w:r w:rsidRPr="005E4B15">
        <w:rPr>
          <w:rFonts w:ascii="Garamond" w:hAnsi="Garamond"/>
          <w:sz w:val="22"/>
          <w:szCs w:val="22"/>
        </w:rPr>
        <w:t xml:space="preserve">data cleaning, </w:t>
      </w:r>
      <w:r w:rsidR="00281DB1" w:rsidRPr="005E4B15">
        <w:rPr>
          <w:rFonts w:ascii="Garamond" w:hAnsi="Garamond"/>
          <w:sz w:val="22"/>
          <w:szCs w:val="22"/>
        </w:rPr>
        <w:t>transformation,</w:t>
      </w:r>
      <w:r w:rsidRPr="005E4B15">
        <w:rPr>
          <w:rFonts w:ascii="Garamond" w:hAnsi="Garamond"/>
          <w:sz w:val="22"/>
          <w:szCs w:val="22"/>
        </w:rPr>
        <w:t xml:space="preserve"> and EDA</w:t>
      </w:r>
      <w:r>
        <w:rPr>
          <w:rFonts w:ascii="Garamond" w:hAnsi="Garamond"/>
          <w:sz w:val="22"/>
          <w:szCs w:val="22"/>
        </w:rPr>
        <w:t xml:space="preserve"> using </w:t>
      </w:r>
      <w:r w:rsidRPr="005E4B15">
        <w:rPr>
          <w:rFonts w:ascii="Garamond" w:hAnsi="Garamond"/>
          <w:sz w:val="22"/>
          <w:szCs w:val="22"/>
        </w:rPr>
        <w:t>Python (Pandas, NumPy) and SQL,</w:t>
      </w:r>
      <w:r>
        <w:rPr>
          <w:rFonts w:ascii="Garamond" w:hAnsi="Garamond"/>
          <w:sz w:val="22"/>
          <w:szCs w:val="22"/>
        </w:rPr>
        <w:t xml:space="preserve"> improving data quality and </w:t>
      </w:r>
      <w:r w:rsidRPr="005E4B15">
        <w:rPr>
          <w:rFonts w:ascii="Garamond" w:hAnsi="Garamond"/>
          <w:sz w:val="22"/>
          <w:szCs w:val="22"/>
        </w:rPr>
        <w:t xml:space="preserve">usability by </w:t>
      </w:r>
      <w:r w:rsidR="00281DB1" w:rsidRPr="005E4B15">
        <w:rPr>
          <w:rFonts w:ascii="Garamond" w:hAnsi="Garamond"/>
          <w:sz w:val="22"/>
          <w:szCs w:val="22"/>
        </w:rPr>
        <w:t>3</w:t>
      </w:r>
      <w:r w:rsidRPr="005E4B15">
        <w:rPr>
          <w:rFonts w:ascii="Garamond" w:hAnsi="Garamond"/>
          <w:sz w:val="22"/>
          <w:szCs w:val="22"/>
        </w:rPr>
        <w:t>0%</w:t>
      </w:r>
      <w:r>
        <w:rPr>
          <w:rFonts w:ascii="Garamond" w:hAnsi="Garamond"/>
          <w:sz w:val="22"/>
          <w:szCs w:val="22"/>
        </w:rPr>
        <w:t xml:space="preserve"> after preprocessing.</w:t>
      </w:r>
    </w:p>
    <w:p w14:paraId="6E4D6DF1" w14:textId="604C0559" w:rsidR="00E558FD" w:rsidRPr="005E4B15" w:rsidRDefault="00E558FD" w:rsidP="00E558FD">
      <w:pPr>
        <w:pStyle w:val="ListParagraph"/>
        <w:numPr>
          <w:ilvl w:val="0"/>
          <w:numId w:val="2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Analy</w:t>
      </w:r>
      <w:ins w:id="29" w:author="SURAJ RADHAKRISHNAN NAIR" w:date="2026-02-19T14:34:00Z" w16du:dateUtc="2026-02-19T03:34:00Z">
        <w:r w:rsidR="00FE5DA5">
          <w:rPr>
            <w:rFonts w:ascii="Garamond" w:hAnsi="Garamond"/>
            <w:sz w:val="22"/>
            <w:szCs w:val="22"/>
          </w:rPr>
          <w:t>s</w:t>
        </w:r>
      </w:ins>
      <w:del w:id="30" w:author="SURAJ RADHAKRISHNAN NAIR" w:date="2026-02-19T14:34:00Z" w16du:dateUtc="2026-02-19T03:34:00Z">
        <w:r w:rsidDel="00FE5DA5">
          <w:rPr>
            <w:rFonts w:ascii="Garamond" w:hAnsi="Garamond"/>
            <w:sz w:val="22"/>
            <w:szCs w:val="22"/>
          </w:rPr>
          <w:delText>z</w:delText>
        </w:r>
      </w:del>
      <w:r>
        <w:rPr>
          <w:rFonts w:ascii="Garamond" w:hAnsi="Garamond"/>
          <w:sz w:val="22"/>
          <w:szCs w:val="22"/>
        </w:rPr>
        <w:t xml:space="preserve">ed datasets containing </w:t>
      </w:r>
      <w:r w:rsidRPr="005E4B15">
        <w:rPr>
          <w:rFonts w:ascii="Garamond" w:hAnsi="Garamond"/>
          <w:sz w:val="22"/>
          <w:szCs w:val="22"/>
        </w:rPr>
        <w:t>10000+records</w:t>
      </w:r>
      <w:r>
        <w:rPr>
          <w:rFonts w:ascii="Garamond" w:hAnsi="Garamond"/>
          <w:sz w:val="22"/>
          <w:szCs w:val="22"/>
        </w:rPr>
        <w:t xml:space="preserve"> to identify trends, patterns, and anomalies using </w:t>
      </w:r>
      <w:r w:rsidRPr="005E4B15">
        <w:rPr>
          <w:rFonts w:ascii="Garamond" w:hAnsi="Garamond"/>
          <w:sz w:val="22"/>
          <w:szCs w:val="22"/>
        </w:rPr>
        <w:t>descriptive and statistical techniques, supporting data- driven insights aligned with business-style questions.</w:t>
      </w:r>
    </w:p>
    <w:p w14:paraId="10BC6F98" w14:textId="78493FF9" w:rsidR="00E558FD" w:rsidRPr="00FE5DA5" w:rsidRDefault="00E558FD" w:rsidP="00E558FD">
      <w:pPr>
        <w:pStyle w:val="ListParagraph"/>
        <w:numPr>
          <w:ilvl w:val="0"/>
          <w:numId w:val="2"/>
        </w:numPr>
        <w:rPr>
          <w:ins w:id="31" w:author="SURAJ RADHAKRISHNAN NAIR" w:date="2026-02-19T14:39:00Z" w16du:dateUtc="2026-02-19T03:39:00Z"/>
          <w:rFonts w:ascii="Garamond" w:eastAsia="Garamond" w:hAnsi="Garamond" w:cs="Garamond"/>
          <w:sz w:val="22"/>
          <w:szCs w:val="22"/>
          <w:rPrChange w:id="32" w:author="SURAJ RADHAKRISHNAN NAIR" w:date="2026-02-19T14:39:00Z" w16du:dateUtc="2026-02-19T03:39:00Z">
            <w:rPr>
              <w:ins w:id="33" w:author="SURAJ RADHAKRISHNAN NAIR" w:date="2026-02-19T14:39:00Z" w16du:dateUtc="2026-02-19T03:39:00Z"/>
              <w:rFonts w:ascii="Garamond" w:hAnsi="Garamond"/>
              <w:sz w:val="22"/>
              <w:szCs w:val="22"/>
            </w:rPr>
          </w:rPrChange>
        </w:rPr>
      </w:pPr>
      <w:r>
        <w:rPr>
          <w:rFonts w:ascii="Garamond" w:hAnsi="Garamond"/>
          <w:sz w:val="22"/>
          <w:szCs w:val="22"/>
        </w:rPr>
        <w:t>Develop</w:t>
      </w:r>
      <w:r w:rsidR="001515EC">
        <w:rPr>
          <w:rFonts w:ascii="Garamond" w:hAnsi="Garamond"/>
          <w:sz w:val="22"/>
          <w:szCs w:val="22"/>
        </w:rPr>
        <w:t>ed</w:t>
      </w:r>
      <w:r>
        <w:rPr>
          <w:rFonts w:ascii="Garamond" w:hAnsi="Garamond"/>
          <w:sz w:val="22"/>
          <w:szCs w:val="22"/>
        </w:rPr>
        <w:t xml:space="preserve"> </w:t>
      </w:r>
      <w:r w:rsidRPr="005E4B15">
        <w:rPr>
          <w:rFonts w:ascii="Garamond" w:hAnsi="Garamond"/>
          <w:sz w:val="22"/>
          <w:szCs w:val="22"/>
        </w:rPr>
        <w:t xml:space="preserve">interactive </w:t>
      </w:r>
      <w:r w:rsidR="009D0739" w:rsidRPr="005E4B15">
        <w:rPr>
          <w:rFonts w:ascii="Garamond" w:hAnsi="Garamond"/>
          <w:sz w:val="22"/>
          <w:szCs w:val="22"/>
        </w:rPr>
        <w:t xml:space="preserve">Power BI </w:t>
      </w:r>
      <w:r w:rsidRPr="005E4B15">
        <w:rPr>
          <w:rFonts w:ascii="Garamond" w:hAnsi="Garamond"/>
          <w:sz w:val="22"/>
          <w:szCs w:val="22"/>
        </w:rPr>
        <w:t xml:space="preserve">dashboards and </w:t>
      </w:r>
      <w:r w:rsidR="009D0739" w:rsidRPr="005E4B15">
        <w:rPr>
          <w:rFonts w:ascii="Garamond" w:hAnsi="Garamond"/>
          <w:sz w:val="22"/>
          <w:szCs w:val="22"/>
        </w:rPr>
        <w:t xml:space="preserve">Excel </w:t>
      </w:r>
      <w:r w:rsidRPr="005E4B15">
        <w:rPr>
          <w:rFonts w:ascii="Garamond" w:hAnsi="Garamond"/>
          <w:sz w:val="22"/>
          <w:szCs w:val="22"/>
        </w:rPr>
        <w:t xml:space="preserve">reports </w:t>
      </w:r>
      <w:r>
        <w:rPr>
          <w:rFonts w:ascii="Garamond" w:hAnsi="Garamond"/>
          <w:sz w:val="22"/>
          <w:szCs w:val="22"/>
        </w:rPr>
        <w:t xml:space="preserve">using </w:t>
      </w:r>
      <w:r w:rsidRPr="005E4B15">
        <w:rPr>
          <w:rFonts w:ascii="Garamond" w:hAnsi="Garamond"/>
          <w:sz w:val="22"/>
          <w:szCs w:val="22"/>
        </w:rPr>
        <w:t>Power</w:t>
      </w:r>
      <w:r w:rsidR="00281DB1" w:rsidRPr="005E4B15">
        <w:rPr>
          <w:rFonts w:ascii="Garamond" w:hAnsi="Garamond"/>
          <w:sz w:val="22"/>
          <w:szCs w:val="22"/>
        </w:rPr>
        <w:t xml:space="preserve"> </w:t>
      </w:r>
      <w:r w:rsidRPr="005E4B15">
        <w:rPr>
          <w:rFonts w:ascii="Garamond" w:hAnsi="Garamond"/>
          <w:sz w:val="22"/>
          <w:szCs w:val="22"/>
        </w:rPr>
        <w:t>B</w:t>
      </w:r>
      <w:r w:rsidR="00281DB1" w:rsidRPr="005E4B15">
        <w:rPr>
          <w:rFonts w:ascii="Garamond" w:hAnsi="Garamond"/>
          <w:sz w:val="22"/>
          <w:szCs w:val="22"/>
        </w:rPr>
        <w:t xml:space="preserve">I </w:t>
      </w:r>
      <w:r w:rsidRPr="005E4B15">
        <w:rPr>
          <w:rFonts w:ascii="Garamond" w:hAnsi="Garamond"/>
          <w:sz w:val="22"/>
          <w:szCs w:val="22"/>
        </w:rPr>
        <w:t>/ Excel,</w:t>
      </w:r>
      <w:r>
        <w:rPr>
          <w:rFonts w:ascii="Garamond" w:hAnsi="Garamond"/>
          <w:sz w:val="22"/>
          <w:szCs w:val="22"/>
        </w:rPr>
        <w:t xml:space="preserve"> summari</w:t>
      </w:r>
      <w:ins w:id="34" w:author="SURAJ RADHAKRISHNAN NAIR" w:date="2026-02-19T15:29:00Z" w16du:dateUtc="2026-02-19T04:29:00Z">
        <w:r w:rsidR="00C45B4A">
          <w:rPr>
            <w:rFonts w:ascii="Garamond" w:hAnsi="Garamond"/>
            <w:sz w:val="22"/>
            <w:szCs w:val="22"/>
          </w:rPr>
          <w:t>s</w:t>
        </w:r>
      </w:ins>
      <w:del w:id="35" w:author="SURAJ RADHAKRISHNAN NAIR" w:date="2026-02-19T15:29:00Z" w16du:dateUtc="2026-02-19T04:29:00Z">
        <w:r w:rsidDel="00C45B4A">
          <w:rPr>
            <w:rFonts w:ascii="Garamond" w:hAnsi="Garamond"/>
            <w:sz w:val="22"/>
            <w:szCs w:val="22"/>
          </w:rPr>
          <w:delText>z</w:delText>
        </w:r>
      </w:del>
      <w:r>
        <w:rPr>
          <w:rFonts w:ascii="Garamond" w:hAnsi="Garamond"/>
          <w:sz w:val="22"/>
          <w:szCs w:val="22"/>
        </w:rPr>
        <w:t xml:space="preserve">ing </w:t>
      </w:r>
      <w:r w:rsidR="00281DB1" w:rsidRPr="005E4B15">
        <w:rPr>
          <w:rFonts w:ascii="Garamond" w:hAnsi="Garamond"/>
          <w:sz w:val="22"/>
          <w:szCs w:val="22"/>
        </w:rPr>
        <w:t>5-8 key metrics and KPIs to improve insight clarity and stakeholder interpretability.</w:t>
      </w:r>
      <w:commentRangeEnd w:id="11"/>
      <w:r w:rsidR="00CF2D3C" w:rsidRPr="00FE5DA5">
        <w:rPr>
          <w:rStyle w:val="CommentReference"/>
          <w:rFonts w:ascii="Garamond" w:eastAsia="Garamond" w:hAnsi="Garamond" w:cs="Garamond"/>
          <w:sz w:val="22"/>
          <w:szCs w:val="22"/>
          <w:rPrChange w:id="36" w:author="SURAJ RADHAKRISHNAN NAIR" w:date="2026-02-19T14:39:00Z" w16du:dateUtc="2026-02-19T03:39:00Z">
            <w:rPr>
              <w:rStyle w:val="CommentReference"/>
              <w:rFonts w:ascii="Garamond" w:hAnsi="Garamond"/>
              <w:sz w:val="22"/>
              <w:szCs w:val="22"/>
            </w:rPr>
          </w:rPrChange>
        </w:rPr>
        <w:commentReference w:id="11"/>
      </w:r>
    </w:p>
    <w:p w14:paraId="35ECF9C0" w14:textId="66FA7D7E" w:rsidR="00FE5DA5" w:rsidRPr="005E4B15" w:rsidRDefault="00FE5DA5" w:rsidP="00E558FD">
      <w:pPr>
        <w:pStyle w:val="ListParagraph"/>
        <w:numPr>
          <w:ilvl w:val="0"/>
          <w:numId w:val="2"/>
        </w:numPr>
        <w:rPr>
          <w:rFonts w:ascii="Garamond" w:eastAsia="Garamond" w:hAnsi="Garamond" w:cs="Garamond"/>
          <w:sz w:val="22"/>
          <w:szCs w:val="22"/>
        </w:rPr>
      </w:pPr>
      <w:ins w:id="37" w:author="SURAJ RADHAKRISHNAN NAIR" w:date="2026-02-19T14:44:00Z" w16du:dateUtc="2026-02-19T03:44:00Z">
        <w:r>
          <w:rPr>
            <w:rFonts w:ascii="Garamond" w:hAnsi="Garamond"/>
            <w:sz w:val="22"/>
            <w:szCs w:val="22"/>
          </w:rPr>
          <w:t>Automated KPI calculatio</w:t>
        </w:r>
      </w:ins>
      <w:ins w:id="38" w:author="SURAJ RADHAKRISHNAN NAIR" w:date="2026-02-19T14:45:00Z" w16du:dateUtc="2026-02-19T03:45:00Z">
        <w:r>
          <w:rPr>
            <w:rFonts w:ascii="Garamond" w:hAnsi="Garamond"/>
            <w:sz w:val="22"/>
            <w:szCs w:val="22"/>
          </w:rPr>
          <w:t>n workflows using SQL</w:t>
        </w:r>
        <w:r w:rsidR="002E5242">
          <w:rPr>
            <w:rFonts w:ascii="Garamond" w:hAnsi="Garamond"/>
            <w:sz w:val="22"/>
            <w:szCs w:val="22"/>
          </w:rPr>
          <w:t xml:space="preserve"> aggregations and Excel-based validation checks, reducing manual reporting effort by 30% and improving consi</w:t>
        </w:r>
      </w:ins>
      <w:ins w:id="39" w:author="SURAJ RADHAKRISHNAN NAIR" w:date="2026-02-19T14:46:00Z" w16du:dateUtc="2026-02-19T03:46:00Z">
        <w:r w:rsidR="002E5242">
          <w:rPr>
            <w:rFonts w:ascii="Garamond" w:hAnsi="Garamond"/>
            <w:sz w:val="22"/>
            <w:szCs w:val="22"/>
          </w:rPr>
          <w:t>stency in performance tracking ou</w:t>
        </w:r>
      </w:ins>
      <w:ins w:id="40" w:author="SURAJ RADHAKRISHNAN NAIR" w:date="2026-02-19T14:59:00Z" w16du:dateUtc="2026-02-19T03:59:00Z">
        <w:r w:rsidR="00A049F1">
          <w:rPr>
            <w:rFonts w:ascii="Garamond" w:hAnsi="Garamond"/>
            <w:sz w:val="22"/>
            <w:szCs w:val="22"/>
          </w:rPr>
          <w:t>t</w:t>
        </w:r>
      </w:ins>
      <w:ins w:id="41" w:author="SURAJ RADHAKRISHNAN NAIR" w:date="2026-02-19T14:46:00Z" w16du:dateUtc="2026-02-19T03:46:00Z">
        <w:r w:rsidR="002E5242">
          <w:rPr>
            <w:rFonts w:ascii="Garamond" w:hAnsi="Garamond"/>
            <w:sz w:val="22"/>
            <w:szCs w:val="22"/>
          </w:rPr>
          <w:t>puts.</w:t>
        </w:r>
      </w:ins>
    </w:p>
    <w:p w14:paraId="4B23257E" w14:textId="77777777" w:rsidR="00C11E42" w:rsidRDefault="00C11E42">
      <w:pPr>
        <w:pStyle w:val="Body"/>
        <w:widowControl w:val="0"/>
        <w:tabs>
          <w:tab w:val="left" w:pos="510"/>
        </w:tabs>
        <w:spacing w:before="5" w:line="220" w:lineRule="auto"/>
        <w:ind w:right="515"/>
        <w:rPr>
          <w:rFonts w:ascii="Garamond" w:eastAsia="Garamond" w:hAnsi="Garamond" w:cs="Garamond"/>
          <w:sz w:val="22"/>
          <w:szCs w:val="22"/>
        </w:rPr>
      </w:pPr>
    </w:p>
    <w:p w14:paraId="1E62427E" w14:textId="02341800" w:rsidR="00C11E42" w:rsidRDefault="00C03846">
      <w:pPr>
        <w:pStyle w:val="Body"/>
        <w:pBdr>
          <w:bottom w:val="single" w:sz="4" w:space="0" w:color="000000"/>
        </w:pBdr>
        <w:rPr>
          <w:rFonts w:ascii="Garamond" w:eastAsia="Garamond" w:hAnsi="Garamond" w:cs="Garamond"/>
          <w:b/>
          <w:bCs/>
          <w:color w:val="0070C0"/>
          <w:sz w:val="28"/>
          <w:szCs w:val="28"/>
          <w:u w:color="0070C0"/>
        </w:rPr>
      </w:pPr>
      <w:r>
        <w:rPr>
          <w:rFonts w:ascii="Garamond" w:hAnsi="Garamond"/>
          <w:b/>
          <w:bCs/>
          <w:color w:val="0070C0"/>
          <w:sz w:val="28"/>
          <w:szCs w:val="28"/>
          <w:u w:color="0070C0"/>
          <w:lang w:val="de-DE"/>
        </w:rPr>
        <w:t>EXPERIENCE</w:t>
      </w:r>
    </w:p>
    <w:p w14:paraId="5E74B445" w14:textId="3BD1B4E0" w:rsidR="00C03846" w:rsidRPr="00D023EB" w:rsidRDefault="00C03846" w:rsidP="001A6F52">
      <w:pPr>
        <w:tabs>
          <w:tab w:val="left" w:pos="7277"/>
        </w:tabs>
        <w:spacing w:before="102"/>
        <w:ind w:right="-115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>FUJI TECHNICAL SERVICES</w:t>
      </w:r>
      <w:r>
        <w:tab/>
      </w:r>
      <w:r>
        <w:tab/>
      </w:r>
      <w:r w:rsidRPr="6C30D340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Pr="6C30D340"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Pr="6C30D340">
        <w:rPr>
          <w:rFonts w:ascii="Garamond" w:eastAsia="Garamond" w:hAnsi="Garamond" w:cs="Garamond"/>
          <w:sz w:val="22"/>
          <w:szCs w:val="22"/>
        </w:rPr>
        <w:t xml:space="preserve"> </w:t>
      </w:r>
      <w:r w:rsidR="00BF6326">
        <w:rPr>
          <w:rFonts w:ascii="Garamond" w:eastAsia="Garamond" w:hAnsi="Garamond" w:cs="Garamond"/>
          <w:sz w:val="22"/>
          <w:szCs w:val="22"/>
        </w:rPr>
        <w:t xml:space="preserve">   </w:t>
      </w:r>
      <w:r w:rsidRPr="6C30D340">
        <w:rPr>
          <w:rFonts w:ascii="Garamond" w:eastAsia="Garamond" w:hAnsi="Garamond" w:cs="Garamond"/>
          <w:sz w:val="22"/>
          <w:szCs w:val="22"/>
        </w:rPr>
        <w:t>M</w:t>
      </w:r>
      <w:r>
        <w:rPr>
          <w:rFonts w:ascii="Garamond" w:eastAsia="Garamond" w:hAnsi="Garamond" w:cs="Garamond"/>
          <w:sz w:val="22"/>
          <w:szCs w:val="22"/>
        </w:rPr>
        <w:t>UMBAI</w:t>
      </w:r>
      <w:r w:rsidRPr="6C30D340">
        <w:rPr>
          <w:rFonts w:ascii="Garamond" w:eastAsia="Garamond" w:hAnsi="Garamond" w:cs="Garamond"/>
          <w:sz w:val="22"/>
          <w:szCs w:val="22"/>
        </w:rPr>
        <w:t xml:space="preserve">, </w:t>
      </w:r>
      <w:r>
        <w:rPr>
          <w:rFonts w:ascii="Garamond" w:eastAsia="Garamond" w:hAnsi="Garamond" w:cs="Garamond"/>
          <w:sz w:val="22"/>
          <w:szCs w:val="22"/>
        </w:rPr>
        <w:t>INDIA</w:t>
      </w:r>
    </w:p>
    <w:p w14:paraId="3BD73496" w14:textId="420464C0" w:rsidR="001A6F52" w:rsidRDefault="00875B73" w:rsidP="001A6F52">
      <w:pPr>
        <w:rPr>
          <w:rFonts w:ascii="Garamond" w:eastAsia="Garamond" w:hAnsi="Garamond" w:cs="Garamond"/>
          <w:b/>
          <w:bCs/>
          <w:sz w:val="22"/>
          <w:szCs w:val="22"/>
        </w:rPr>
      </w:pPr>
      <w:ins w:id="42" w:author="SURAJ RADHAKRISHNAN NAIR" w:date="2026-02-19T14:32:00Z" w16du:dateUtc="2026-02-19T03:32:00Z">
        <w:r>
          <w:rPr>
            <w:rFonts w:ascii="Garamond" w:eastAsia="Garamond" w:hAnsi="Garamond" w:cs="Garamond"/>
            <w:i/>
            <w:iCs/>
            <w:sz w:val="22"/>
            <w:szCs w:val="22"/>
          </w:rPr>
          <w:t>Trainee Engineer</w:t>
        </w:r>
      </w:ins>
      <w:del w:id="43" w:author="SURAJ RADHAKRISHNAN NAIR" w:date="2026-02-19T14:32:00Z" w16du:dateUtc="2026-02-19T03:32:00Z">
        <w:r w:rsidR="001A6F52" w:rsidDel="00875B73">
          <w:rPr>
            <w:rFonts w:ascii="Garamond" w:eastAsia="Garamond" w:hAnsi="Garamond" w:cs="Garamond"/>
            <w:i/>
            <w:iCs/>
            <w:sz w:val="22"/>
            <w:szCs w:val="22"/>
          </w:rPr>
          <w:delText>Procurement &amp; Operation</w:delText>
        </w:r>
      </w:del>
      <w:del w:id="44" w:author="SURAJ RADHAKRISHNAN NAIR" w:date="2026-02-19T14:31:00Z" w16du:dateUtc="2026-02-19T03:31:00Z">
        <w:r w:rsidR="001A6F52" w:rsidDel="00875B73">
          <w:rPr>
            <w:rFonts w:ascii="Garamond" w:eastAsia="Garamond" w:hAnsi="Garamond" w:cs="Garamond"/>
            <w:i/>
            <w:iCs/>
            <w:sz w:val="22"/>
            <w:szCs w:val="22"/>
          </w:rPr>
          <w:delText>s Analyst</w:delText>
        </w:r>
      </w:del>
      <w:r w:rsidR="00C03846" w:rsidRPr="267CDF22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                                                    </w:t>
      </w:r>
      <w:ins w:id="45" w:author="SURAJ RADHAKRISHNAN NAIR" w:date="2026-02-19T14:35:00Z" w16du:dateUtc="2026-02-19T03:35:00Z">
        <w:r w:rsidR="00FE5DA5">
          <w:rPr>
            <w:rFonts w:ascii="Garamond" w:eastAsia="Garamond" w:hAnsi="Garamond" w:cs="Garamond"/>
            <w:b/>
            <w:bCs/>
            <w:sz w:val="22"/>
            <w:szCs w:val="22"/>
          </w:rPr>
          <w:t xml:space="preserve">                         </w:t>
        </w:r>
      </w:ins>
      <w:r w:rsidR="001A6F52">
        <w:rPr>
          <w:rFonts w:ascii="Garamond" w:eastAsia="Garamond" w:hAnsi="Garamond" w:cs="Garamond"/>
          <w:i/>
          <w:iCs/>
          <w:sz w:val="22"/>
          <w:szCs w:val="22"/>
        </w:rPr>
        <w:t>September</w:t>
      </w:r>
      <w:r w:rsidR="00C03846" w:rsidRPr="267CDF22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1A6F52">
        <w:rPr>
          <w:rFonts w:ascii="Garamond" w:eastAsia="Garamond" w:hAnsi="Garamond" w:cs="Garamond"/>
          <w:i/>
          <w:iCs/>
          <w:sz w:val="22"/>
          <w:szCs w:val="22"/>
        </w:rPr>
        <w:t>2</w:t>
      </w:r>
      <w:r w:rsidR="00C03846" w:rsidRPr="267CDF22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1A6F52">
        <w:rPr>
          <w:rFonts w:ascii="Garamond" w:eastAsia="Garamond" w:hAnsi="Garamond" w:cs="Garamond"/>
          <w:i/>
          <w:iCs/>
          <w:sz w:val="22"/>
          <w:szCs w:val="22"/>
        </w:rPr>
        <w:t>May 2023</w:t>
      </w:r>
      <w:r w:rsidR="00C03846" w:rsidRPr="267CDF22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</w:p>
    <w:p w14:paraId="01CE5442" w14:textId="2CE445E9" w:rsidR="001A6F52" w:rsidRPr="00C36D10" w:rsidRDefault="004E36B0" w:rsidP="00C36D10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Conducted end to end analysis of 50+ government tenders through structured cost modelling, BOQ</w:t>
      </w:r>
      <w:r w:rsidR="00C36D10">
        <w:rPr>
          <w:rFonts w:ascii="Garamond" w:hAnsi="Garamond"/>
          <w:sz w:val="22"/>
          <w:szCs w:val="22"/>
        </w:rPr>
        <w:t xml:space="preserve"> preparation, and compliance validation, improving pricing accuracy and strengthening competitive bid positioning.</w:t>
      </w:r>
    </w:p>
    <w:p w14:paraId="1CAEA6A1" w14:textId="68EF637E" w:rsidR="00C36D10" w:rsidRDefault="00C36D10" w:rsidP="001A6F52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Evaluated 3-5 vendor quotations per tender using structured comparison of pricing, quality, delivery timelines, and payment terms, supporting cost optimi</w:t>
      </w:r>
      <w:ins w:id="46" w:author="SURAJ RADHAKRISHNAN NAIR" w:date="2026-02-19T15:29:00Z" w16du:dateUtc="2026-02-19T04:29:00Z">
        <w:r w:rsidR="00C45B4A">
          <w:rPr>
            <w:rFonts w:ascii="Garamond" w:hAnsi="Garamond"/>
            <w:sz w:val="22"/>
            <w:szCs w:val="22"/>
          </w:rPr>
          <w:t>s</w:t>
        </w:r>
      </w:ins>
      <w:del w:id="47" w:author="SURAJ RADHAKRISHNAN NAIR" w:date="2026-02-19T15:29:00Z" w16du:dateUtc="2026-02-19T04:29:00Z">
        <w:r w:rsidDel="00C45B4A">
          <w:rPr>
            <w:rFonts w:ascii="Garamond" w:hAnsi="Garamond"/>
            <w:sz w:val="22"/>
            <w:szCs w:val="22"/>
          </w:rPr>
          <w:delText>z</w:delText>
        </w:r>
      </w:del>
      <w:r>
        <w:rPr>
          <w:rFonts w:ascii="Garamond" w:hAnsi="Garamond"/>
          <w:sz w:val="22"/>
          <w:szCs w:val="22"/>
        </w:rPr>
        <w:t>ation and improving procurement decision accuracy.</w:t>
      </w:r>
    </w:p>
    <w:p w14:paraId="76E1E659" w14:textId="12CF9486" w:rsidR="001A6F52" w:rsidRDefault="001A6F52" w:rsidP="001A6F52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lastRenderedPageBreak/>
        <w:t>Developed detailed financial BOQs and tender documentation, ensuring 100% technical qualification and improving bid accuracy and competitiveness.</w:t>
      </w:r>
    </w:p>
    <w:p w14:paraId="0F1382EA" w14:textId="28DE6852" w:rsidR="00777185" w:rsidRPr="000F75AA" w:rsidRDefault="000F75AA" w:rsidP="000F75AA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Reduced procurement costs by analysing historical pricing data and vendor quotations to establish negotiation benchmark, achieving 10-15% savings across multiple procurement cycles.</w:t>
      </w:r>
    </w:p>
    <w:p w14:paraId="725B64F4" w14:textId="117D2743" w:rsidR="000F75AA" w:rsidRDefault="000F75AA" w:rsidP="001A6F52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Maintained structured procurement and logistics tracking data, including purchase orders and dispatch timelines, improving cross-team coordination and reducing delivery tracking gaps to support timely project execution.</w:t>
      </w:r>
    </w:p>
    <w:p w14:paraId="732812D9" w14:textId="67200F42" w:rsidR="00777185" w:rsidRDefault="00777185" w:rsidP="001A6F52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 and maintained AutoCAD technical drawings and documentation for EMD and ALCO railway spares, enhancing data traceability and version control.</w:t>
      </w:r>
    </w:p>
    <w:p w14:paraId="2A5EF529" w14:textId="7B666B48" w:rsidR="00777185" w:rsidRPr="00C03846" w:rsidRDefault="00777185" w:rsidP="001A6F52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Supported multi-site project execution and reporting for clients including Indian Railways, Cochin Shipyard, NPCIL, BEML, enabling clear operational tracking across locations.</w:t>
      </w:r>
    </w:p>
    <w:sectPr w:rsidR="00777185" w:rsidRPr="00C0384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454" w:right="454" w:bottom="454" w:left="454" w:header="0" w:footer="142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Deepti Dash" w:date="2026-02-16T16:18:00Z" w:initials="DD">
    <w:p w14:paraId="5E7642B4" w14:textId="77777777" w:rsidR="00CF2D3C" w:rsidRDefault="00CF2D3C" w:rsidP="00CF2D3C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Lets use british english at all times, so this will be analysing.</w:t>
      </w:r>
    </w:p>
  </w:comment>
  <w:comment w:id="5" w:author="Deepti Dash" w:date="2026-02-16T16:19:00Z" w:initials="DD">
    <w:p w14:paraId="5E0569C8" w14:textId="77777777" w:rsidR="00CF2D3C" w:rsidRDefault="00CF2D3C" w:rsidP="00CF2D3C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Lets write this in uppercase, Suraj</w:t>
      </w:r>
    </w:p>
  </w:comment>
  <w:comment w:id="11" w:author="Deepti Dash" w:date="2026-02-16T16:19:00Z" w:initials="DD">
    <w:p w14:paraId="47EBA077" w14:textId="77777777" w:rsidR="00CF2D3C" w:rsidRDefault="00CF2D3C" w:rsidP="00CF2D3C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Can we add one more point in each of these experiences?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7642B4" w15:done="0"/>
  <w15:commentEx w15:paraId="5E0569C8" w15:done="0"/>
  <w15:commentEx w15:paraId="47EBA0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C86AAD" w16cex:dateUtc="2026-02-16T10:48:00Z"/>
  <w16cex:commentExtensible w16cex:durableId="528B2E10" w16cex:dateUtc="2026-02-16T10:49:00Z"/>
  <w16cex:commentExtensible w16cex:durableId="5724850D" w16cex:dateUtc="2026-02-16T10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7642B4" w16cid:durableId="5CC86AAD"/>
  <w16cid:commentId w16cid:paraId="5E0569C8" w16cid:durableId="528B2E10"/>
  <w16cid:commentId w16cid:paraId="47EBA077" w16cid:durableId="572485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49846" w14:textId="77777777" w:rsidR="00A06D9C" w:rsidRDefault="00A06D9C">
      <w:r>
        <w:separator/>
      </w:r>
    </w:p>
  </w:endnote>
  <w:endnote w:type="continuationSeparator" w:id="0">
    <w:p w14:paraId="3F073492" w14:textId="77777777" w:rsidR="00A06D9C" w:rsidRDefault="00A06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F075" w14:textId="77777777" w:rsidR="00C11E42" w:rsidRDefault="00C11E42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2470F" w14:textId="77777777" w:rsidR="00C11E42" w:rsidRDefault="00C11E4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B0C86" w14:textId="77777777" w:rsidR="00A06D9C" w:rsidRDefault="00A06D9C">
      <w:r>
        <w:separator/>
      </w:r>
    </w:p>
  </w:footnote>
  <w:footnote w:type="continuationSeparator" w:id="0">
    <w:p w14:paraId="090FF920" w14:textId="77777777" w:rsidR="00A06D9C" w:rsidRDefault="00A06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D11B1" w14:textId="77777777" w:rsidR="00C11E42" w:rsidRDefault="00C11E42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6EA6C" w14:textId="77777777" w:rsidR="00C11E42" w:rsidRDefault="00C11E4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1AB"/>
    <w:multiLevelType w:val="hybridMultilevel"/>
    <w:tmpl w:val="176259C6"/>
    <w:styleLink w:val="ImportedStyle1"/>
    <w:lvl w:ilvl="0" w:tplc="77D6DDD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24042B4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49AF4E8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F068AC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168BBE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A180576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F42E38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922C0DE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5A2143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A3A3658"/>
    <w:multiLevelType w:val="hybridMultilevel"/>
    <w:tmpl w:val="180E1D38"/>
    <w:lvl w:ilvl="0" w:tplc="665A11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588CE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1B22B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BF07B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26C71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D0263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DEE03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F2C83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CE8C1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5EB46013"/>
    <w:multiLevelType w:val="hybridMultilevel"/>
    <w:tmpl w:val="176259C6"/>
    <w:numStyleLink w:val="ImportedStyle1"/>
  </w:abstractNum>
  <w:num w:numId="1" w16cid:durableId="1857301766">
    <w:abstractNumId w:val="0"/>
  </w:num>
  <w:num w:numId="2" w16cid:durableId="380633883">
    <w:abstractNumId w:val="2"/>
  </w:num>
  <w:num w:numId="3" w16cid:durableId="129016626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ti Dash">
    <w15:presenceInfo w15:providerId="AD" w15:userId="S::deepti@myfirstaustralianoffer.com.au::e3a7b95a-3564-48eb-9ad0-14eece5a7482"/>
  </w15:person>
  <w15:person w15:author="SURAJ RADHAKRISHNAN NAIR">
    <w15:presenceInfo w15:providerId="AD" w15:userId="S::s223606797@deakin.edu.au::44b1d209-1576-4149-8b16-798d8fb70c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E42"/>
    <w:rsid w:val="000F75AA"/>
    <w:rsid w:val="00144471"/>
    <w:rsid w:val="001515EC"/>
    <w:rsid w:val="001A6F52"/>
    <w:rsid w:val="00211F08"/>
    <w:rsid w:val="00243414"/>
    <w:rsid w:val="0025411F"/>
    <w:rsid w:val="00276BEC"/>
    <w:rsid w:val="00281DB1"/>
    <w:rsid w:val="002E5242"/>
    <w:rsid w:val="002F75DE"/>
    <w:rsid w:val="00365683"/>
    <w:rsid w:val="003C2A26"/>
    <w:rsid w:val="003F5FF0"/>
    <w:rsid w:val="004B185D"/>
    <w:rsid w:val="004E36B0"/>
    <w:rsid w:val="004F0A19"/>
    <w:rsid w:val="005E4B15"/>
    <w:rsid w:val="00642AC9"/>
    <w:rsid w:val="006F1168"/>
    <w:rsid w:val="00715F88"/>
    <w:rsid w:val="00777185"/>
    <w:rsid w:val="007C686C"/>
    <w:rsid w:val="00875B73"/>
    <w:rsid w:val="008F7BF7"/>
    <w:rsid w:val="009D0739"/>
    <w:rsid w:val="00A049F1"/>
    <w:rsid w:val="00A06D9C"/>
    <w:rsid w:val="00A64797"/>
    <w:rsid w:val="00A929BD"/>
    <w:rsid w:val="00AE7B90"/>
    <w:rsid w:val="00BF0A49"/>
    <w:rsid w:val="00BF6326"/>
    <w:rsid w:val="00C0079E"/>
    <w:rsid w:val="00C03846"/>
    <w:rsid w:val="00C11E42"/>
    <w:rsid w:val="00C36D10"/>
    <w:rsid w:val="00C45B4A"/>
    <w:rsid w:val="00CF1BEB"/>
    <w:rsid w:val="00CF2D3C"/>
    <w:rsid w:val="00D331A6"/>
    <w:rsid w:val="00D9475A"/>
    <w:rsid w:val="00E05222"/>
    <w:rsid w:val="00E558FD"/>
    <w:rsid w:val="00EC7DCE"/>
    <w:rsid w:val="00EE09CA"/>
    <w:rsid w:val="00FE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0FCD2"/>
  <w15:docId w15:val="{1016F72B-913A-5540-838A-9E3422CD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A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Garamond" w:eastAsia="Garamond" w:hAnsi="Garamond" w:cs="Garamond"/>
      <w:outline w:val="0"/>
      <w:color w:val="0070C0"/>
      <w:sz w:val="22"/>
      <w:szCs w:val="22"/>
      <w:u w:val="single" w:color="0070C0"/>
    </w:rPr>
  </w:style>
  <w:style w:type="paragraph" w:styleId="ListParagraph">
    <w:name w:val="List Paragraph"/>
    <w:pPr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Revision">
    <w:name w:val="Revision"/>
    <w:hidden/>
    <w:uiPriority w:val="99"/>
    <w:semiHidden/>
    <w:rsid w:val="00715F8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E7B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7B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7B9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7B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7B9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tkarshmanocha/" TargetMode="Externa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SURAJ RADHAKRISHNAN NAIR</cp:lastModifiedBy>
  <cp:revision>23</cp:revision>
  <dcterms:created xsi:type="dcterms:W3CDTF">2026-02-03T08:55:00Z</dcterms:created>
  <dcterms:modified xsi:type="dcterms:W3CDTF">2026-02-19T04:33:00Z</dcterms:modified>
</cp:coreProperties>
</file>